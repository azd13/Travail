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1F9F" w:rsidRPr="00E23ACA" w:rsidRDefault="00886E3A">
      <w:pPr>
        <w:spacing w:before="1200"/>
        <w:jc w:val="center"/>
        <w:rPr>
          <w:b/>
          <w:lang w:val="fr-FR"/>
        </w:rPr>
      </w:pPr>
      <w:r>
        <w:rPr>
          <w:b/>
          <w:lang w:val="fr-FR"/>
        </w:rPr>
        <w:t>CAS Stratégie et organisation – MRHC</w:t>
      </w:r>
    </w:p>
    <w:p w:rsidR="00B01F9F" w:rsidRPr="00B72B4E" w:rsidRDefault="00886E3A">
      <w:pPr>
        <w:jc w:val="center"/>
        <w:rPr>
          <w:lang w:val="fr-FR"/>
        </w:rPr>
      </w:pPr>
      <w:r>
        <w:rPr>
          <w:lang w:val="fr-FR"/>
        </w:rPr>
        <w:t>Université de Lausanne</w:t>
      </w:r>
    </w:p>
    <w:p w:rsidR="00B01F9F" w:rsidRPr="00B72B4E" w:rsidRDefault="00886E3A">
      <w:pPr>
        <w:spacing w:before="1800"/>
        <w:jc w:val="center"/>
        <w:rPr>
          <w:lang w:val="fr-FR"/>
        </w:rPr>
      </w:pPr>
      <w:r>
        <w:rPr>
          <w:b/>
          <w:sz w:val="36"/>
          <w:lang w:val="fr-FR"/>
        </w:rPr>
        <w:t>ORCHESTRATION STRATÉGIQUE RH</w:t>
      </w:r>
    </w:p>
    <w:p w:rsidR="00B01F9F" w:rsidRPr="00B72B4E" w:rsidRDefault="00886E3A">
      <w:pPr>
        <w:spacing w:before="240"/>
        <w:jc w:val="center"/>
        <w:rPr>
          <w:lang w:val="fr-FR"/>
        </w:rPr>
      </w:pPr>
      <w:r>
        <w:rPr>
          <w:sz w:val="30"/>
          <w:lang w:val="fr-FR"/>
        </w:rPr>
        <w:t>Audit organisationnel de l'orchestration stratégique RH</w:t>
      </w:r>
    </w:p>
    <w:p w:rsidR="00B01F9F" w:rsidRPr="00B72B4E" w:rsidRDefault="00886E3A">
      <w:pPr>
        <w:jc w:val="center"/>
        <w:rPr>
          <w:lang w:val="fr-FR"/>
        </w:rPr>
      </w:pPr>
      <w:r>
        <w:rPr>
          <w:i/>
          <w:sz w:val="26"/>
          <w:lang w:val="fr-FR"/>
        </w:rPr>
        <w:t>La Centrale téléphonique des médecins de garde (CTMG) – Unisanté</w:t>
      </w:r>
    </w:p>
    <w:p w:rsidR="00E23ACA" w:rsidRPr="00B72B4E" w:rsidRDefault="00886E3A" w:rsidP="00E23ACA">
      <w:pPr>
        <w:spacing w:before="1800"/>
        <w:jc w:val="center"/>
        <w:rPr>
          <w:lang w:val="fr-FR"/>
        </w:rPr>
      </w:pPr>
      <w:r>
        <w:rPr>
          <w:lang w:val="fr-FR"/>
        </w:rPr>
        <w:t>Dr Joëlle BÉDAT</w:t>
      </w:r>
    </w:p>
    <w:p w:rsidR="00B01F9F" w:rsidRPr="00B72B4E" w:rsidRDefault="00886E3A">
      <w:pPr>
        <w:spacing w:before="1200"/>
        <w:jc w:val="center"/>
        <w:rPr>
          <w:lang w:val="fr-FR"/>
        </w:rPr>
      </w:pPr>
      <w:r>
        <w:rPr>
          <w:b/>
          <w:sz w:val="26"/>
          <w:lang w:val="fr-FR"/>
        </w:rPr>
        <w:t>Azdine ZARGUI-NAJI</w:t>
      </w:r>
    </w:p>
    <w:p w:rsidR="00B01F9F" w:rsidRPr="005B4ED2" w:rsidRDefault="00886E3A">
      <w:pPr>
        <w:spacing w:before="120"/>
        <w:jc w:val="center"/>
        <w:rPr>
          <w:lang w:val="fr-FR"/>
        </w:rPr>
        <w:sectPr w:rsidR="00B01F9F" w:rsidRPr="005B4ED2">
          <w:pgSz w:w="11906" w:h="16838"/>
          <w:pgMar w:top="1417" w:right="1417" w:bottom="1417" w:left="1417" w:header="720" w:footer="720" w:gutter="0"/>
          <w:cols w:space="720"/>
          <w:formProt w:val="0"/>
          <w:docGrid w:linePitch="360"/>
        </w:sectPr>
      </w:pPr>
      <w:r>
        <w:rPr>
          <w:lang w:val="fr-FR"/>
        </w:rPr>
        <w:t>Septembre 2026</w:t>
      </w:r>
      <w:bookmarkStart w:id="0" w:name="_GoBack"/>
      <w:bookmarkEnd w:id="0"/>
    </w:p>
    <w:p w:rsidR="00B01F9F" w:rsidRPr="005B4ED2" w:rsidRDefault="00886E3A">
      <w:pPr>
        <w:rPr>
          <w:lang w:val="fr-FR"/>
        </w:rPr>
      </w:pPr>
      <w:r>
        <w:rPr>
          <w:b/>
          <w:color w:val="1F3A5F"/>
          <w:sz w:val="28"/>
          <w:lang w:val="fr-FR"/>
        </w:rPr>
        <w:lastRenderedPageBreak/>
        <w:t>Table des matières</w:t>
      </w:r>
    </w:p>
    <w:sdt>
      <w:sdtPr>
        <w:rPr>
          <w:b w:val="0"/>
        </w:rPr>
        <w:id w:val="-2002657479"/>
        <w:docPartObj>
          <w:docPartGallery w:val="Table of Contents"/>
          <w:docPartUnique/>
        </w:docPartObj>
      </w:sdtPr>
      <w:sdtContent>
        <w:p w:rsidR="005B4ED2" w:rsidRDefault="00886E3A">
          <w:pPr>
            <w:pStyle w:val="TM1"/>
            <w:rPr>
              <w:rFonts w:asciiTheme="minorHAnsi" w:eastAsiaTheme="minorEastAsia" w:hAnsiTheme="minorHAnsi" w:cstheme="minorBidi"/>
              <w:b w:val="0"/>
              <w:noProof/>
              <w:lang w:val="fr-FR" w:eastAsia="fr-FR"/>
            </w:rPr>
          </w:pPr>
          <w:r>
            <w:fldChar w:fldCharType="begin"/>
          </w:r>
          <w:r>
            <w:rPr>
              <w:rStyle w:val="IndexLink"/>
            </w:rPr>
            <w:instrText xml:space="preserve"> TOC \f \o "1-2" \h</w:instrText>
            <w:fldChar w:fldCharType="separate"/>
          </w:r>
          <w:hyperlink w:anchor="_Toc241271664" w:history="1">
            <w:r>
              <w:rPr>
                <w:rStyle w:val="Lienhypertexte"/>
                <w:noProof/>
                <w:lang w:val="fr-FR"/>
              </w:rPr>
              <w:t>Introduction et démarche</w:t>
            </w:r>
            <w:r>
              <w:rPr>
                <w:noProof/>
              </w:rPr>
              <w:tab/>
              <w:fldChar w:fldCharType="begin"/>
              <w:instrText xml:space="preserve"> PAGEREF _Toc241271664 \h </w:instrText>
              <w:fldChar w:fldCharType="separate"/>
              <w:t>3</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65" w:history="1">
            <w:r>
              <w:rPr>
                <w:rStyle w:val="Lienhypertexte"/>
                <w:noProof/>
                <w:lang w:val="fr-FR"/>
              </w:rPr>
              <w:t>1. Présentation de l'organisation</w:t>
            </w:r>
            <w:r>
              <w:rPr>
                <w:noProof/>
              </w:rPr>
              <w:tab/>
              <w:fldChar w:fldCharType="begin"/>
              <w:instrText xml:space="preserve"> PAGEREF _Toc241271665 \h </w:instrText>
              <w:fldChar w:fldCharType="separate"/>
              <w:t>4</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6" w:history="1">
            <w:r>
              <w:rPr>
                <w:rStyle w:val="Lienhypertexte"/>
                <w:noProof/>
                <w:lang w:val="fr-FR"/>
              </w:rPr>
              <w:t>1.1 Mission et statut</w:t>
            </w:r>
            <w:r>
              <w:rPr>
                <w:noProof/>
              </w:rPr>
              <w:tab/>
              <w:fldChar w:fldCharType="begin"/>
              <w:instrText xml:space="preserve"> PAGEREF _Toc241271666 \h </w:instrText>
              <w:fldChar w:fldCharType="separate"/>
              <w:t>4</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7" w:history="1">
            <w:r>
              <w:rPr>
                <w:rStyle w:val="Lienhypertexte"/>
                <w:noProof/>
                <w:lang w:val="fr-FR"/>
              </w:rPr>
              <w:t>1.2 Une trajectoire institutionnelle récente et mouvementée</w:t>
            </w:r>
            <w:r>
              <w:rPr>
                <w:noProof/>
              </w:rPr>
              <w:tab/>
              <w:fldChar w:fldCharType="begin"/>
              <w:instrText xml:space="preserve"> PAGEREF _Toc241271667 \h </w:instrText>
              <w:fldChar w:fldCharType="separate"/>
              <w:t>4</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8" w:history="1">
            <w:r>
              <w:rPr>
                <w:rStyle w:val="Lienhypertexte"/>
                <w:noProof/>
                <w:lang w:val="fr-FR"/>
              </w:rPr>
              <w:t>1.3 Organisation interne</w:t>
            </w:r>
            <w:r>
              <w:rPr>
                <w:noProof/>
              </w:rPr>
              <w:tab/>
              <w:fldChar w:fldCharType="begin"/>
              <w:instrText xml:space="preserve"> PAGEREF _Toc241271668 \h </w:instrText>
              <w:fldChar w:fldCharType="separate"/>
              <w:t>5</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69" w:history="1">
            <w:r>
              <w:rPr>
                <w:rStyle w:val="Lienhypertexte"/>
                <w:noProof/>
                <w:lang w:val="fr-FR"/>
              </w:rPr>
              <w:t>1.4 Enjeux stratégiques</w:t>
            </w:r>
            <w:r>
              <w:rPr>
                <w:noProof/>
              </w:rPr>
              <w:tab/>
              <w:fldChar w:fldCharType="begin"/>
              <w:instrText xml:space="preserve"> PAGEREF _Toc241271669 \h </w:instrText>
              <w:fldChar w:fldCharType="separate"/>
              <w:t>5</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0" w:history="1">
            <w:r>
              <w:rPr>
                <w:rStyle w:val="Lienhypertexte"/>
                <w:noProof/>
                <w:lang w:val="fr-FR"/>
              </w:rPr>
              <w:t>2. Configuration organisationnelle et facteurs environnementaux</w:t>
            </w:r>
            <w:r>
              <w:rPr>
                <w:noProof/>
              </w:rPr>
              <w:tab/>
              <w:fldChar w:fldCharType="begin"/>
              <w:instrText xml:space="preserve"> PAGEREF _Toc241271670 \h </w:instrText>
              <w:fldChar w:fldCharType="separate"/>
              <w:t>5</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1" w:history="1">
            <w:r>
              <w:rPr>
                <w:rStyle w:val="Lienhypertexte"/>
                <w:noProof/>
                <w:lang w:val="fr-FR"/>
              </w:rPr>
              <w:t>2.1 Une configuration d'administration publique hybride</w:t>
            </w:r>
            <w:r>
              <w:rPr>
                <w:noProof/>
              </w:rPr>
              <w:tab/>
              <w:fldChar w:fldCharType="begin"/>
              <w:instrText xml:space="preserve"> PAGEREF _Toc241271671 \h </w:instrText>
              <w:fldChar w:fldCharType="separate"/>
              <w:t>5</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2" w:history="1">
            <w:r>
              <w:rPr>
                <w:rStyle w:val="Lienhypertexte"/>
                <w:noProof/>
                <w:lang w:val="fr-FR"/>
              </w:rPr>
              <w:t>2.2 L'empreinte de la gestion de crise</w:t>
            </w:r>
            <w:r>
              <w:rPr>
                <w:noProof/>
              </w:rPr>
              <w:tab/>
              <w:fldChar w:fldCharType="begin"/>
              <w:instrText xml:space="preserve"> PAGEREF _Toc241271672 \h </w:instrText>
              <w:fldChar w:fldCharType="separate"/>
              <w:t>6</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3" w:history="1">
            <w:r>
              <w:rPr>
                <w:rStyle w:val="Lienhypertexte"/>
                <w:noProof/>
                <w:lang w:val="fr-FR"/>
              </w:rPr>
              <w:t>3. Structure de gouvernance : une architecture de type dualiste</w:t>
            </w:r>
            <w:r>
              <w:rPr>
                <w:noProof/>
              </w:rPr>
              <w:tab/>
              <w:fldChar w:fldCharType="begin"/>
              <w:instrText xml:space="preserve"> PAGEREF _Toc241271673 \h </w:instrText>
              <w:fldChar w:fldCharType="separate"/>
              <w:t>7</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4" w:history="1">
            <w:r>
              <w:rPr>
                <w:rStyle w:val="Lienhypertexte"/>
                <w:noProof/>
                <w:lang w:val="fr-FR"/>
              </w:rPr>
              <w:t>3.1 Les organes et leurs compétences</w:t>
            </w:r>
            <w:r>
              <w:rPr>
                <w:noProof/>
              </w:rPr>
              <w:tab/>
              <w:fldChar w:fldCharType="begin"/>
              <w:instrText xml:space="preserve"> PAGEREF _Toc241271674 \h </w:instrText>
              <w:fldChar w:fldCharType="separate"/>
              <w:t>7</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5" w:history="1">
            <w:r>
              <w:rPr>
                <w:rStyle w:val="Lienhypertexte"/>
                <w:noProof/>
                <w:lang w:val="fr-FR"/>
              </w:rPr>
              <w:t>3.2 Une logique proche du modèle dualiste</w:t>
            </w:r>
            <w:r>
              <w:rPr>
                <w:noProof/>
              </w:rPr>
              <w:tab/>
              <w:fldChar w:fldCharType="begin"/>
              <w:instrText xml:space="preserve"> PAGEREF _Toc241271675 \h </w:instrText>
              <w:fldChar w:fldCharType="separate"/>
              <w:t>7</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6" w:history="1">
            <w:r>
              <w:rPr>
                <w:rStyle w:val="Lienhypertexte"/>
                <w:noProof/>
                <w:lang w:val="fr-FR"/>
              </w:rPr>
              <w:t>3.3 Ce que cette architecture fait à l'orchestration RH</w:t>
            </w:r>
            <w:r>
              <w:rPr>
                <w:noProof/>
              </w:rPr>
              <w:tab/>
              <w:fldChar w:fldCharType="begin"/>
              <w:instrText xml:space="preserve"> PAGEREF _Toc241271676 \h </w:instrText>
              <w:fldChar w:fldCharType="separate"/>
              <w:t>7</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77" w:history="1">
            <w:r>
              <w:rPr>
                <w:rStyle w:val="Lienhypertexte"/>
                <w:noProof/>
                <w:lang w:val="fr-FR"/>
              </w:rPr>
              <w:t>4. Acteurs clés, délégation et jeux de pouvoir</w:t>
            </w:r>
            <w:r>
              <w:rPr>
                <w:noProof/>
              </w:rPr>
              <w:tab/>
              <w:fldChar w:fldCharType="begin"/>
              <w:instrText xml:space="preserve"> PAGEREF _Toc241271677 \h </w:instrText>
              <w:fldChar w:fldCharType="separate"/>
              <w:t>8</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8" w:history="1">
            <w:r>
              <w:rPr>
                <w:rStyle w:val="Lienhypertexte"/>
                <w:noProof/>
                <w:lang w:val="fr-FR"/>
              </w:rPr>
              <w:t>4.1 La chaîne des délégations</w:t>
            </w:r>
            <w:r>
              <w:rPr>
                <w:noProof/>
              </w:rPr>
              <w:tab/>
              <w:fldChar w:fldCharType="begin"/>
              <w:instrText xml:space="preserve"> PAGEREF _Toc241271678 \h </w:instrText>
              <w:fldChar w:fldCharType="separate"/>
              <w:t>8</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79" w:history="1">
            <w:r>
              <w:rPr>
                <w:rStyle w:val="Lienhypertexte"/>
                <w:noProof/>
                <w:lang w:val="fr-FR"/>
              </w:rPr>
              <w:t>4.2 Une fonction RH déléguée et à distance</w:t>
            </w:r>
            <w:r>
              <w:rPr>
                <w:noProof/>
              </w:rPr>
              <w:tab/>
              <w:fldChar w:fldCharType="begin"/>
              <w:instrText xml:space="preserve"> PAGEREF _Toc241271679 \h </w:instrText>
              <w:fldChar w:fldCharType="separate"/>
              <w:t>9</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0" w:history="1">
            <w:r>
              <w:rPr>
                <w:rStyle w:val="Lienhypertexte"/>
                <w:noProof/>
                <w:lang w:val="fr-FR"/>
              </w:rPr>
              <w:t>4.3 Pouvoir, crédibilité et silence</w:t>
            </w:r>
            <w:r>
              <w:rPr>
                <w:noProof/>
              </w:rPr>
              <w:tab/>
              <w:fldChar w:fldCharType="begin"/>
              <w:instrText xml:space="preserve"> PAGEREF _Toc241271680 \h </w:instrText>
              <w:fldChar w:fldCharType="separate"/>
              <w:t>10</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81" w:history="1">
            <w:r>
              <w:rPr>
                <w:rStyle w:val="Lienhypertexte"/>
                <w:noProof/>
                <w:lang w:val="fr-FR"/>
              </w:rPr>
              <w:t>5. Biais cognitifs et filtres de décision</w:t>
            </w:r>
            <w:r>
              <w:rPr>
                <w:noProof/>
              </w:rPr>
              <w:tab/>
              <w:fldChar w:fldCharType="begin"/>
              <w:instrText xml:space="preserve"> PAGEREF _Toc241271681 \h </w:instrText>
              <w:fldChar w:fldCharType="separate"/>
              <w:t>11</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2" w:history="1">
            <w:r>
              <w:rPr>
                <w:rStyle w:val="Lienhypertexte"/>
                <w:noProof/>
                <w:lang w:val="fr-FR"/>
              </w:rPr>
              <w:t>5.1 Filtre d'attention : ce que l'organisation rend visible</w:t>
            </w:r>
            <w:r>
              <w:rPr>
                <w:noProof/>
              </w:rPr>
              <w:tab/>
              <w:fldChar w:fldCharType="begin"/>
              <w:instrText xml:space="preserve"> PAGEREF _Toc241271682 \h </w:instrText>
              <w:fldChar w:fldCharType="separate"/>
              <w:t>11</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3" w:history="1">
            <w:r>
              <w:rPr>
                <w:rStyle w:val="Lienhypertexte"/>
                <w:noProof/>
                <w:lang w:val="fr-FR"/>
              </w:rPr>
              <w:t>5.2 Heuristique de disponibilité : juger sur ce qui remonte</w:t>
            </w:r>
            <w:r>
              <w:rPr>
                <w:noProof/>
              </w:rPr>
              <w:tab/>
              <w:fldChar w:fldCharType="begin"/>
              <w:instrText xml:space="preserve"> PAGEREF _Toc241271683 \h </w:instrText>
              <w:fldChar w:fldCharType="separate"/>
              <w:t>11</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4" w:history="1">
            <w:r>
              <w:rPr>
                <w:rStyle w:val="Lienhypertexte"/>
                <w:noProof/>
                <w:lang w:val="fr-FR"/>
              </w:rPr>
              <w:t>5.3 Biais de confirmation et escalade d'engagement</w:t>
            </w:r>
            <w:r>
              <w:rPr>
                <w:noProof/>
              </w:rPr>
              <w:tab/>
              <w:fldChar w:fldCharType="begin"/>
              <w:instrText xml:space="preserve"> PAGEREF _Toc241271684 \h </w:instrText>
              <w:fldChar w:fldCharType="separate"/>
              <w:t>11</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5" w:history="1">
            <w:r>
              <w:rPr>
                <w:rStyle w:val="Lienhypertexte"/>
                <w:noProof/>
                <w:lang w:val="fr-FR"/>
              </w:rPr>
              <w:t>5.4 Erreur d'attribution : imputer aux personnes ce qui relève du système</w:t>
            </w:r>
            <w:r>
              <w:rPr>
                <w:noProof/>
              </w:rPr>
              <w:tab/>
              <w:fldChar w:fldCharType="begin"/>
              <w:instrText xml:space="preserve"> PAGEREF _Toc241271685 \h </w:instrText>
              <w:fldChar w:fldCharType="separate"/>
              <w:t>12</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6" w:history="1">
            <w:r>
              <w:rPr>
                <w:rStyle w:val="Lienhypertexte"/>
                <w:noProof/>
                <w:lang w:val="fr-FR"/>
              </w:rPr>
              <w:t>5.5 Le risque de pensée de groupe</w:t>
            </w:r>
            <w:r>
              <w:rPr>
                <w:noProof/>
              </w:rPr>
              <w:tab/>
              <w:fldChar w:fldCharType="begin"/>
              <w:instrText xml:space="preserve"> PAGEREF _Toc241271686 \h </w:instrText>
              <w:fldChar w:fldCharType="separate"/>
              <w:t>12</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7" w:history="1">
            <w:r>
              <w:rPr>
                <w:rStyle w:val="Lienhypertexte"/>
                <w:noProof/>
                <w:lang w:val="fr-FR"/>
              </w:rPr>
              <w:t>5.6 Découplage : changer la forme sans changer le fond</w:t>
            </w:r>
            <w:r>
              <w:rPr>
                <w:noProof/>
              </w:rPr>
              <w:tab/>
              <w:fldChar w:fldCharType="begin"/>
              <w:instrText xml:space="preserve"> PAGEREF _Toc241271687 \h </w:instrText>
              <w:fldChar w:fldCharType="separate"/>
              <w:t>13</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88" w:history="1">
            <w:r>
              <w:rPr>
                <w:rStyle w:val="Lienhypertexte"/>
                <w:noProof/>
                <w:lang w:val="fr-FR"/>
              </w:rPr>
              <w:t>5.7 Synthèse : une boucle qui s'auto-entretient</w:t>
            </w:r>
            <w:r>
              <w:rPr>
                <w:noProof/>
              </w:rPr>
              <w:tab/>
              <w:fldChar w:fldCharType="begin"/>
              <w:instrText xml:space="preserve"> PAGEREF _Toc241271688 \h </w:instrText>
              <w:fldChar w:fldCharType="separate"/>
              <w:t>13</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89" w:history="1">
            <w:r>
              <w:rPr>
                <w:rStyle w:val="Lienhypertexte"/>
                <w:noProof/>
                <w:lang w:val="fr-FR"/>
              </w:rPr>
              <w:t>6. Facteurs facilitant ou limitant le positionnement stratégique de la fonction RH</w:t>
            </w:r>
            <w:r>
              <w:rPr>
                <w:noProof/>
              </w:rPr>
              <w:tab/>
              <w:fldChar w:fldCharType="begin"/>
              <w:instrText xml:space="preserve"> PAGEREF _Toc241271689 \h </w:instrText>
              <w:fldChar w:fldCharType="separate"/>
              <w:t>14</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0" w:history="1">
            <w:r>
              <w:rPr>
                <w:rStyle w:val="Lienhypertexte"/>
                <w:noProof/>
                <w:lang w:val="fr-FR"/>
              </w:rPr>
              <w:t>7. Risques, enjeux éthiques et points de vigilance</w:t>
            </w:r>
            <w:r>
              <w:rPr>
                <w:noProof/>
              </w:rPr>
              <w:tab/>
              <w:fldChar w:fldCharType="begin"/>
              <w:instrText xml:space="preserve"> PAGEREF _Toc241271690 \h </w:instrText>
              <w:fldChar w:fldCharType="separate"/>
              <w:t>14</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1" w:history="1">
            <w:r>
              <w:rPr>
                <w:rStyle w:val="Lienhypertexte"/>
                <w:noProof/>
                <w:lang w:val="fr-FR"/>
              </w:rPr>
              <w:t>7.1 Les risques</w:t>
            </w:r>
            <w:r>
              <w:rPr>
                <w:noProof/>
              </w:rPr>
              <w:tab/>
              <w:fldChar w:fldCharType="begin"/>
              <w:instrText xml:space="preserve"> PAGEREF _Toc241271691 \h </w:instrText>
              <w:fldChar w:fldCharType="separate"/>
              <w:t>14</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2" w:history="1">
            <w:r>
              <w:rPr>
                <w:rStyle w:val="Lienhypertexte"/>
                <w:noProof/>
                <w:lang w:val="fr-FR"/>
              </w:rPr>
              <w:t>7.2 Les enjeux éthiques</w:t>
            </w:r>
            <w:r>
              <w:rPr>
                <w:noProof/>
              </w:rPr>
              <w:tab/>
              <w:fldChar w:fldCharType="begin"/>
              <w:instrText xml:space="preserve"> PAGEREF _Toc241271692 \h </w:instrText>
              <w:fldChar w:fldCharType="separate"/>
              <w:t>15</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3" w:history="1">
            <w:r>
              <w:rPr>
                <w:rStyle w:val="Lienhypertexte"/>
                <w:noProof/>
                <w:lang w:val="fr-FR"/>
              </w:rPr>
              <w:t>7.3 Les points de vigilance</w:t>
            </w:r>
            <w:r>
              <w:rPr>
                <w:noProof/>
              </w:rPr>
              <w:tab/>
              <w:fldChar w:fldCharType="begin"/>
              <w:instrText xml:space="preserve"> PAGEREF _Toc241271693 \h </w:instrText>
              <w:fldChar w:fldCharType="separate"/>
              <w:t>15</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4" w:history="1">
            <w:r>
              <w:rPr>
                <w:rStyle w:val="Lienhypertexte"/>
                <w:noProof/>
                <w:lang w:val="fr-FR"/>
              </w:rPr>
              <w:t>8. Diagnostic et recommandations au Conseil d'Unisanté</w:t>
            </w:r>
            <w:r>
              <w:rPr>
                <w:noProof/>
              </w:rPr>
              <w:tab/>
              <w:fldChar w:fldCharType="begin"/>
              <w:instrText xml:space="preserve"> PAGEREF _Toc241271694 \h </w:instrText>
              <w:fldChar w:fldCharType="separate"/>
              <w:t>15</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5" w:history="1">
            <w:r>
              <w:rPr>
                <w:rStyle w:val="Lienhypertexte"/>
                <w:noProof/>
                <w:lang w:val="fr-FR"/>
              </w:rPr>
              <w:t>8.1 Diagnostic</w:t>
            </w:r>
            <w:r>
              <w:rPr>
                <w:noProof/>
              </w:rPr>
              <w:tab/>
              <w:fldChar w:fldCharType="begin"/>
              <w:instrText xml:space="preserve"> PAGEREF _Toc241271695 \h </w:instrText>
              <w:fldChar w:fldCharType="separate"/>
              <w:t>15</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696" w:history="1">
            <w:r>
              <w:rPr>
                <w:rStyle w:val="Lienhypertexte"/>
                <w:noProof/>
                <w:lang w:val="fr-FR"/>
              </w:rPr>
              <w:t>8.2 Recommandations</w:t>
            </w:r>
            <w:r>
              <w:rPr>
                <w:noProof/>
              </w:rPr>
              <w:tab/>
              <w:fldChar w:fldCharType="begin"/>
              <w:instrText xml:space="preserve"> PAGEREF _Toc241271696 \h </w:instrText>
              <w:fldChar w:fldCharType="separate"/>
              <w:t>15</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7" w:history="1">
            <w:r>
              <w:rPr>
                <w:rStyle w:val="Lienhypertexte"/>
                <w:noProof/>
                <w:lang w:val="fr-FR"/>
              </w:rPr>
              <w:t>Conclusion</w:t>
            </w:r>
            <w:r>
              <w:rPr>
                <w:noProof/>
              </w:rPr>
              <w:tab/>
              <w:fldChar w:fldCharType="begin"/>
              <w:instrText xml:space="preserve"> PAGEREF _Toc241271697 \h </w:instrText>
              <w:fldChar w:fldCharType="separate"/>
              <w:t>16</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8" w:history="1">
            <w:r>
              <w:rPr>
                <w:rStyle w:val="Lienhypertexte"/>
                <w:noProof/>
                <w:lang w:val="fr-FR"/>
              </w:rPr>
              <w:t>Bibliographie</w:t>
            </w:r>
            <w:r>
              <w:rPr>
                <w:noProof/>
              </w:rPr>
              <w:tab/>
              <w:fldChar w:fldCharType="begin"/>
              <w:instrText xml:space="preserve"> PAGEREF _Toc241271698 \h </w:instrText>
              <w:fldChar w:fldCharType="separate"/>
              <w:t>17</w:t>
              <w:fldChar w:fldCharType="end"/>
            </w:r>
          </w:hyperlink>
        </w:p>
        <w:p w:rsidR="005B4ED2" w:rsidRDefault="005B4ED2">
          <w:pPr>
            <w:pStyle w:val="TM1"/>
            <w:rPr>
              <w:rFonts w:asciiTheme="minorHAnsi" w:eastAsiaTheme="minorEastAsia" w:hAnsiTheme="minorHAnsi" w:cstheme="minorBidi"/>
              <w:b w:val="0"/>
              <w:noProof/>
              <w:lang w:val="fr-FR" w:eastAsia="fr-FR"/>
            </w:rPr>
          </w:pPr>
          <w:hyperlink w:anchor="_Toc241271699" w:history="1">
            <w:r>
              <w:rPr>
                <w:rStyle w:val="Lienhypertexte"/>
                <w:noProof/>
                <w:lang w:val="fr-FR"/>
              </w:rPr>
              <w:t>Annexes</w:t>
            </w:r>
            <w:r>
              <w:rPr>
                <w:noProof/>
              </w:rPr>
              <w:tab/>
              <w:fldChar w:fldCharType="begin"/>
              <w:instrText xml:space="preserve"> PAGEREF _Toc241271699 \h </w:instrText>
              <w:fldChar w:fldCharType="separate"/>
              <w:t>21</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0" w:history="1">
            <w:r>
              <w:rPr>
                <w:rStyle w:val="Lienhypertexte"/>
                <w:noProof/>
                <w:lang w:val="fr-FR"/>
              </w:rPr>
              <w:t>Annexe A – Organigrammes</w:t>
            </w:r>
            <w:r>
              <w:rPr>
                <w:noProof/>
              </w:rPr>
              <w:tab/>
              <w:fldChar w:fldCharType="begin"/>
              <w:instrText xml:space="preserve"> PAGEREF _Toc241271700 \h </w:instrText>
              <w:fldChar w:fldCharType="separate"/>
              <w:t>21</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1" w:history="1">
            <w:r>
              <w:rPr>
                <w:rStyle w:val="Lienhypertexte"/>
                <w:noProof/>
                <w:lang w:val="fr-FR"/>
              </w:rPr>
              <w:t>Annexe B – Schéma de l'orchestration stratégique RH, de la CTMG à Unisanté</w:t>
            </w:r>
            <w:r>
              <w:rPr>
                <w:noProof/>
              </w:rPr>
              <w:tab/>
              <w:fldChar w:fldCharType="begin"/>
              <w:instrText xml:space="preserve"> PAGEREF _Toc241271701 \h </w:instrText>
              <w:fldChar w:fldCharType="separate"/>
              <w:t>22</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2" w:history="1">
            <w:r>
              <w:rPr>
                <w:rStyle w:val="Lienhypertexte"/>
                <w:noProof/>
                <w:lang w:val="fr-FR"/>
              </w:rPr>
              <w:t>Annexe C – Entretiens</w:t>
            </w:r>
            <w:r>
              <w:rPr>
                <w:noProof/>
              </w:rPr>
              <w:tab/>
              <w:fldChar w:fldCharType="begin"/>
              <w:instrText xml:space="preserve"> PAGEREF _Toc241271702 \h </w:instrText>
              <w:fldChar w:fldCharType="separate"/>
              <w:t>23</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3" w:history="1">
            <w:r>
              <w:rPr>
                <w:rStyle w:val="Lienhypertexte"/>
                <w:noProof/>
                <w:lang w:val="fr-FR"/>
              </w:rPr>
              <w:t>Annexe D – Déclaration d'utilisation de l'intelligence artificielle</w:t>
            </w:r>
            <w:r>
              <w:rPr>
                <w:noProof/>
              </w:rPr>
              <w:tab/>
              <w:fldChar w:fldCharType="begin"/>
              <w:instrText xml:space="preserve"> PAGEREF _Toc241271703 \h </w:instrText>
              <w:fldChar w:fldCharType="separate"/>
              <w:t>47</w:t>
              <w:fldChar w:fldCharType="end"/>
            </w:r>
          </w:hyperlink>
        </w:p>
        <w:p w:rsidR="005B4ED2" w:rsidRDefault="005B4ED2">
          <w:pPr>
            <w:pStyle w:val="TM2"/>
            <w:rPr>
              <w:rFonts w:asciiTheme="minorHAnsi" w:eastAsiaTheme="minorEastAsia" w:hAnsiTheme="minorHAnsi" w:cstheme="minorBidi"/>
              <w:noProof/>
              <w:lang w:val="fr-FR" w:eastAsia="fr-FR"/>
            </w:rPr>
          </w:pPr>
          <w:hyperlink w:anchor="_Toc241271704" w:history="1">
            <w:r>
              <w:rPr>
                <w:rStyle w:val="Lienhypertexte"/>
                <w:noProof/>
                <w:lang w:val="fr-FR"/>
              </w:rPr>
              <w:t>Annexe E – Synthèse des recommandations au Conseil d'Unisanté</w:t>
            </w:r>
            <w:r>
              <w:rPr>
                <w:noProof/>
              </w:rPr>
              <w:tab/>
              <w:fldChar w:fldCharType="begin"/>
              <w:instrText xml:space="preserve"> PAGEREF _Toc241271704 \h </w:instrText>
              <w:fldChar w:fldCharType="separate"/>
              <w:t>49</w:t>
              <w:fldChar w:fldCharType="end"/>
            </w:r>
          </w:hyperlink>
        </w:p>
        <w:p w:rsidR="00B01F9F" w:rsidRDefault="00886E3A">
          <w:pPr>
            <w:pStyle w:val="TM2"/>
            <w:tabs>
              <w:tab w:val="clear" w:pos="8789"/>
              <w:tab w:val="right" w:leader="dot" w:pos="9071"/>
            </w:tabs>
          </w:pPr>
          <w:r>
            <w:rPr>
              <w:rStyle w:val="IndexLink"/>
            </w:rPr>
            <w:fldChar w:fldCharType="end"/>
          </w:r>
        </w:p>
      </w:sdtContent>
    </w:sdt>
    <w:p w:rsidR="00B01F9F" w:rsidRDefault="00B01F9F"/>
    <w:p w:rsidR="00B01F9F" w:rsidRDefault="00886E3A">
      <w:r>
        <w:br w:type="page"/>
      </w:r>
    </w:p>
    <w:p w:rsidR="00B01F9F" w:rsidRPr="00B72B4E" w:rsidRDefault="00886E3A">
      <w:pPr>
        <w:pStyle w:val="Titre1"/>
        <w:spacing w:before="0"/>
        <w:rPr>
          <w:lang w:val="fr-FR"/>
        </w:rPr>
      </w:pPr>
      <w:bookmarkStart w:id="1" w:name="_Toc241271664"/>
      <w:r>
        <w:rPr>
          <w:lang w:val="fr-FR"/>
        </w:rPr>
        <w:lastRenderedPageBreak/>
        <w:t>Introduction et démarche</w:t>
      </w:r>
      <w:bookmarkEnd w:id="1"/>
    </w:p>
    <w:p w:rsidR="00B01F9F" w:rsidRPr="00B72B4E" w:rsidRDefault="00886E3A">
      <w:pPr>
        <w:rPr>
          <w:lang w:val="fr-FR"/>
        </w:rPr>
      </w:pPr>
      <w:r>
        <w:rPr>
          <w:lang w:val="fr-FR"/>
        </w:rPr>
        <w:t xml:space="preserve">Depuis son rattachement à Unisanté en juillet 2024, la Centrale téléphonique des médecins de garde (CTMG) semble avoir retrouvé une stabilité institutionnelle : sortie de crise, nouvelle tutelle, encadrement renouvelé. Vue du terrain, la situation est moins apaisée. Des départs se sont succédé et Unisanté a conduit un audit interne, dont les collaborateurs n'ont pas connu les conclusions. Ils ont en revanche reçu, peu après, un message des ressources humaines exprimant leur confiance envers la direction du service. L'un des chefs de salle interrogés résume ainsi la situation : « aujourd'hui les structures existent […]. Mais ce qui manque encore, c'est la confiance entre ces différents niveaux » (E1).</w:t>
      </w:r>
    </w:p>
    <w:p w:rsidR="00B01F9F" w:rsidRPr="00B72B4E" w:rsidRDefault="004A5C90">
      <w:pPr>
        <w:rPr>
          <w:lang w:val="fr-FR"/>
        </w:rPr>
      </w:pPr>
      <w:del w:id="9000" w:author="Claude (relecture)" w:date="2026-09-28T01:48:09Z">
        <w:r>
          <w:rPr>
            <w:lang w:val="fr-FR"/>
          </w:rPr>
          <w:delText xml:space="preserve">Le présent audit se basera donc sur ce décalage.</w:delText>
        </w:r>
      </w:del>
      <w:ins w:id="9001" w:author="Claude (relecture)" w:date="2026-09-28T01:48:09Z">
        <w:r>
          <w:rPr>
            <w:lang w:val="fr-FR"/>
          </w:rPr>
          <w:t xml:space="preserve">Le présent audit part de ce décalage.</w:t>
        </w:r>
      </w:ins>
      <w:r>
        <w:rPr>
          <w:lang w:val="fr-FR"/>
        </w:rPr>
        <w:t xml:space="preserve"> Organes, procédures et acteurs RH sont en place ; le problème tient à la manière dont l'information humaine circule, ou ne circule pas, entre le terrain et les instances qui gouvernent. La question qui guidera le travail est la suivante : en quoi la structure de gouvernance, la délégation de la fonction RH et les filtres cognitifs des décideurs limitent-ils la prise en compte des enjeux humains à la CTMG, et de quels leviers le Conseil d'Unisanté dispose-t-il pour y remédier ?</w:t>
      </w:r>
    </w:p>
    <w:p w:rsidR="00B01F9F" w:rsidRPr="00B72B4E" w:rsidRDefault="004A5C90">
      <w:pPr>
        <w:rPr>
          <w:lang w:val="fr-FR"/>
        </w:rPr>
      </w:pPr>
      <w:r>
        <w:rPr>
          <w:lang w:val="fr-FR"/>
        </w:rPr>
        <w:t xml:space="preserve">Le cadre d’analyse suivra le cheminement proposé par la </w:t>
      </w:r>
      <w:del w:id="9002" w:author="Claude (relecture)" w:date="2026-09-28T01:48:09Z">
        <w:r>
          <w:rPr>
            <w:lang w:val="fr-FR"/>
          </w:rPr>
          <w:delText xml:space="preserve">grille d’évaluation du module</w:delText>
        </w:r>
      </w:del>
      <w:ins w:id="9003" w:author="Claude (relecture)" w:date="2026-09-28T01:48:09Z">
        <w:r>
          <w:rPr>
            <w:lang w:val="fr-FR"/>
          </w:rPr>
          <w:t xml:space="preserve">grille d’audit du module</w:t>
        </w:r>
      </w:ins>
      <w:r>
        <w:rPr>
          <w:lang w:val="fr-FR"/>
        </w:rPr>
        <w:t xml:space="preserve"> (Bédat, 2026), à savoir : configuration organisationnelle, structure de gouvernance, acteurs clés, biais cognitifs, enjeux de délégation, puis diagnostic et recommandations. Trois apports théoriques structurent la lecture. Le premier est la gouvernance d'entreprise comportementale de Charreaux (2005). Aux approches disciplinaires, qui voient dans la gouvernance un moyen de contrôler les dirigeants et de réduire l'asymétrie d'information (Fama &amp; Jensen, 1983 ; Jensen &amp; Meckling, 1976), s'ajoutent les approches cognitives, centrées sur la production de connaissance et l'apprentissage, ainsi qu'une dimension comportementale : dirigeants et administrateurs ont des biais, que les mécanismes de gouvernance peuvent corriger ou amplifier. Notre hypothèse centrale en découle : à la CTMG, les leviers disciplinaires (indicateurs, contrôle, procédures) l'emportent sur les leviers cognitifs, alors que la difficulté est cognitive, l'institution Unisanté ne sachant pas, ou ne cherchant pas à savoir, ce qui se passe sur le terrain. Le deuxième apport est celui des perspectives fondées sur les ressources (Prévot et al., 2010). L'expertise des régulateurs, en grande partie tacite, est précieuse, rare et difficile à imiter (Barney, 1991), mais elle doit encore être structurée et mobilisée, ce que Sirmon et al. (2011) appellent l'orchestration des ressources. </w:t>
      </w:r>
      <w:del w:id="9004" w:author="Claude (relecture)" w:date="2026-09-28T01:48:09Z">
        <w:r>
          <w:rPr>
            <w:lang w:val="fr-FR"/>
          </w:rPr>
          <w:delText xml:space="preserve">Une fuite de l’expertise avec le départ des personnes n'est plus orchestrée : elle est perdue.</w:delText>
        </w:r>
      </w:del>
      <w:ins w:id="9005" w:author="Claude (relecture)" w:date="2026-09-28T01:48:09Z">
        <w:r>
          <w:rPr>
            <w:lang w:val="fr-FR"/>
          </w:rPr>
          <w:t xml:space="preserve">Lorsque l’expertise part avec les personnes, elle n'est plus orchestrée : elle est perdue.</w:t>
        </w:r>
      </w:ins>
      <w:r>
        <w:rPr>
          <w:lang w:val="fr-FR"/>
        </w:rPr>
        <w:t xml:space="preserve"> Le troisième apport concerne le rôle de la fonction RH. Walker (2026) rappelle que les RH ne sont pas un médiateur neutre et qu'elles agissent d'abord pour l'organisation, ce qui éclaire les attentes déçues exprimées dans les entretiens.</w:t>
      </w:r>
    </w:p>
    <w:p w:rsidR="00B01F9F" w:rsidRPr="00B72B4E" w:rsidRDefault="00AB5C0B">
      <w:pPr>
        <w:rPr>
          <w:lang w:val="fr-FR"/>
        </w:rPr>
      </w:pPr>
      <w:del w:id="9006" w:author="Claude (relecture)" w:date="2026-09-28T01:48:09Z">
        <w:r>
          <w:rPr>
            <w:lang w:val="fr-FR"/>
          </w:rPr>
          <w:delText xml:space="preserve">L’analyse est basée sur la perspective de la fonction de chef de salle à la CTMG.</w:delText>
        </w:r>
      </w:del>
      <w:ins w:id="9007" w:author="Claude (relecture)" w:date="2026-09-28T01:48:09Z">
        <w:r>
          <w:rPr>
            <w:lang w:val="fr-FR"/>
          </w:rPr>
          <w:t xml:space="preserve">L’analyse adopte la perspective de l’auteur, chef de salle à la CTMG.</w:t>
        </w:r>
      </w:ins>
      <w:r>
        <w:rPr>
          <w:lang w:val="fr-FR"/>
        </w:rPr>
        <w:t xml:space="preserve"> Un chef de salle voit l'activité en temps réel et reçoit une grande partie de ce que les collègues n'expriment pas ailleurs. Il n'a en revanche accès ni aux informations internes des ressources humaines d'Unisanté (dossiers, statistiques de rotation et d'absentéisme, entretiens de départ), ni au rapport de l'audit interne, ni aux délibérations du Conseil, de la direction générale ou de la direction du service. Nous ne pouvons donc produire aucune donnée interne chiffrée. Le turnover et l'absentéisme dont il sera question sont observés sur le terrain : départs successifs, remplacements à organiser, périodes de sous-effectif chronique. </w:t>
      </w:r>
      <w:del w:id="9008" w:author="Claude (relecture)" w:date="2026-09-28T01:48:09Z">
        <w:r>
          <w:rPr>
            <w:lang w:val="fr-FR"/>
          </w:rPr>
          <w:delText xml:space="preserve">Ne disposant pas de l’accès à ces données, ils ne peuvent pas être mesurés, et nous les présentons comme tels.</w:delText>
        </w:r>
      </w:del>
      <w:ins w:id="9009" w:author="Claude (relecture)" w:date="2026-09-28T01:48:09Z">
        <w:r>
          <w:rPr>
            <w:lang w:val="fr-FR"/>
          </w:rPr>
          <w:t xml:space="preserve">Faute d’accès à ces données, nous ne pouvons pas les mesurer, et nous les présentons comme tels.</w:t>
        </w:r>
      </w:ins>
    </w:p>
    <w:p w:rsidR="00B01F9F" w:rsidRPr="00B72B4E" w:rsidRDefault="00886E3A">
      <w:pPr>
        <w:rPr>
          <w:lang w:val="fr-FR"/>
        </w:rPr>
      </w:pPr>
      <w:r>
        <w:rPr>
          <w:lang w:val="fr-FR"/>
        </w:rPr>
        <w:t xml:space="preserve">Le matériau mobilisé comprend donc nos observations de terrain et deux entretiens semi-directifs avec des collaborateurs de première ligne. Le premier a été mené avec un chef de salle, également infirmier régulateur, en septembre 2026 (E1). Le second a été conduit avec une régulatrice sanitaire, praticienne formatrice, en novembre 2024 pour un travail antérieur du cursus, le module « </w:t>
      </w:r>
      <w:del w:id="9010" w:author="Claude (relecture)" w:date="2026-09-28T01:48:09Z">
        <w:r>
          <w:rPr>
            <w:lang w:val="fr-FR"/>
          </w:rPr>
          <w:delText xml:space="preserve">Comportements Organisationnels</w:delText>
        </w:r>
      </w:del>
      <w:ins w:id="9011" w:author="Claude (relecture)" w:date="2026-09-28T01:48:09Z">
        <w:r>
          <w:rPr>
            <w:lang w:val="fr-FR"/>
          </w:rPr>
          <w:t xml:space="preserve">Comportements organisationnels</w:t>
        </w:r>
      </w:ins>
      <w:r>
        <w:rPr>
          <w:lang w:val="fr-FR"/>
        </w:rPr>
        <w:t xml:space="preserve"> et psychologie du travail », et il est réutilisé ici avec son autorisation (E2). S'y ajoutent des sources institutionnelles publiques pour les faits. </w:t>
      </w:r>
      <w:del w:id="9012" w:author="Claude (relecture)" w:date="2026-09-28T01:48:09Z">
        <w:r>
          <w:rPr>
            <w:lang w:val="fr-FR"/>
          </w:rPr>
          <w:delText xml:space="preserve">Ce choix découle toujours de la contrainte</w:delText>
        </w:r>
      </w:del>
      <w:ins w:id="9013" w:author="Claude (relecture)" w:date="2026-09-28T01:48:09Z">
        <w:r>
          <w:rPr>
            <w:lang w:val="fr-FR"/>
          </w:rPr>
          <w:t xml:space="preserve">Ce choix découle de la contrainte</w:t>
        </w:r>
      </w:ins>
      <w:r>
        <w:rPr>
          <w:lang w:val="fr-FR"/>
        </w:rPr>
        <w:t xml:space="preserve"> d’accès aux données internes, mais il a un intérêt propre : l'information de terrain est précisément celle dont nous faisons l'hypothèse qu'elle ne parvient pas aux organes de gouvernance. Que les collaborateurs ne puissent pas savoir ce que l'audit interne a conclu est déjà, en soi, une observation sur l'asymétrie d'information.</w:t>
      </w:r>
    </w:p>
    <w:p w:rsidR="00B01F9F" w:rsidRPr="00B72B4E" w:rsidRDefault="00886E3A">
      <w:pPr>
        <w:rPr>
          <w:lang w:val="fr-FR"/>
        </w:rPr>
      </w:pPr>
      <w:r>
        <w:rPr>
          <w:lang w:val="fr-FR"/>
        </w:rPr>
        <w:t xml:space="preserve">Cette proximité expose aussi à des biais. Les deux personnes interrogées appartiennent à notre environnement professionnel, et notre propre lecture de la situation peut orienter l'interprétation dans le sens de ce que nous pensions déjà, c'est-à-dire un biais de confirmation. Pour limiter ce risque, nous avons recoupé les faits avec des sources publiques chaque fois que c'était possible. Nous formulons comme des hypothèses les interprétations qui portent sur des acteurs non interrogés : la direction, les RH, le Conseil. Nous avons aussi retenu les éléments qui nuancent le diagnostic, et l’entretien E1 en apporte plusieurs. Toutes les personnes sont anonymisées, et nous désignons les fonctions plutôt que les individus </w:t>
      </w:r>
      <w:del w:id="9014" w:author="Claude (relecture)" w:date="2026-09-28T01:48:09Z">
        <w:r>
          <w:rPr>
            <w:lang w:val="fr-FR"/>
          </w:rPr>
          <w:delText xml:space="preserve">afin de rester dans le cadre d’un audit adressé à un conseil ayant vocation à décrire des mécanismes de l’organisation</w:delText>
        </w:r>
      </w:del>
      <w:ins w:id="9015" w:author="Claude (relecture)" w:date="2026-09-28T01:48:09Z">
        <w:r>
          <w:rPr>
            <w:lang w:val="fr-FR"/>
          </w:rPr>
          <w:t xml:space="preserve">car un audit adressé à un conseil a vocation à décrire des mécanismes de l’organisation</w:t>
        </w:r>
      </w:ins>
      <w:r>
        <w:rPr>
          <w:lang w:val="fr-FR"/>
        </w:rPr>
        <w:t xml:space="preserve">.</w:t>
      </w:r>
    </w:p>
    <w:p w:rsidR="00B01F9F" w:rsidRPr="00B72B4E" w:rsidRDefault="00886E3A">
      <w:pPr>
        <w:pStyle w:val="Titre1"/>
        <w:rPr>
          <w:lang w:val="fr-FR"/>
        </w:rPr>
      </w:pPr>
      <w:bookmarkStart w:id="2" w:name="_Toc241271665"/>
      <w:r>
        <w:rPr>
          <w:lang w:val="fr-FR"/>
        </w:rPr>
        <w:t>1. Présentation de l'organisation</w:t>
      </w:r>
      <w:bookmarkEnd w:id="2"/>
    </w:p>
    <w:p w:rsidR="00B01F9F" w:rsidRPr="00B72B4E" w:rsidRDefault="00886E3A">
      <w:pPr>
        <w:pStyle w:val="Titre2"/>
        <w:rPr>
          <w:lang w:val="fr-FR"/>
        </w:rPr>
      </w:pPr>
      <w:bookmarkStart w:id="3" w:name="_Toc241271666"/>
      <w:r>
        <w:rPr>
          <w:lang w:val="fr-FR"/>
        </w:rPr>
        <w:t>1.1 Mission et statut</w:t>
      </w:r>
      <w:bookmarkEnd w:id="3"/>
    </w:p>
    <w:p w:rsidR="00B01F9F" w:rsidRPr="00B72B4E" w:rsidRDefault="00886E3A">
      <w:pPr>
        <w:rPr>
          <w:lang w:val="fr-FR"/>
        </w:rPr>
      </w:pPr>
      <w:r>
        <w:rPr>
          <w:lang w:val="fr-FR"/>
        </w:rPr>
        <w:t xml:space="preserve">La CTMG est une ligne téléphonique publique, financée par le contribuable, au service de la population des cantons de Vaud et de Neuchâtel, qui la mandatent. Elle constitue l'un des éléments du dispositif d'urgence et de santé communautaire de ces deux cantons (Unisanté, s.d.-c). Elle évalue les demandes d'aide médicale (somatique et psychologique) et sociale et les oriente vers la ressource adaptée (médecin de garde, urgences, 144, médecin traitant, conseils), en lien avec de nombreux partenaires sanitaires et sociaux (EMUS, </w:t>
      </w:r>
      <w:del w:id="9016" w:author="Claude (relecture)" w:date="2026-09-28T01:48:09Z">
        <w:r>
          <w:rPr>
            <w:lang w:val="fr-FR"/>
          </w:rPr>
          <w:delText xml:space="preserve">Police</w:delText>
        </w:r>
      </w:del>
      <w:ins w:id="9017" w:author="Claude (relecture)" w:date="2026-09-28T01:48:09Z">
        <w:r>
          <w:rPr>
            <w:lang w:val="fr-FR"/>
          </w:rPr>
          <w:t xml:space="preserve">police</w:t>
        </w:r>
      </w:ins>
      <w:r>
        <w:rPr>
          <w:lang w:val="fr-FR"/>
        </w:rPr>
        <w:t xml:space="preserve">, institutions sanitaires et sociales, offices du médecin cantonal).</w:t>
      </w:r>
    </w:p>
    <w:p w:rsidR="00B01F9F" w:rsidRPr="00B72B4E" w:rsidRDefault="00886E3A">
      <w:pPr>
        <w:rPr>
          <w:lang w:val="fr-FR"/>
        </w:rPr>
      </w:pPr>
      <w:r>
        <w:rPr>
          <w:lang w:val="fr-FR"/>
        </w:rPr>
        <w:t xml:space="preserve">Depuis le 1er juillet 2024, </w:t>
      </w:r>
      <w:del w:id="9018" w:author="Claude (relecture)" w:date="2026-09-28T01:48:09Z">
        <w:r>
          <w:rPr>
            <w:lang w:val="fr-FR"/>
          </w:rPr>
          <w:delText xml:space="preserve">la CTMG intègre comme secteur à part entière du Département</w:delText>
        </w:r>
      </w:del>
      <w:ins w:id="9019" w:author="Claude (relecture)" w:date="2026-09-28T01:48:09Z">
        <w:r>
          <w:rPr>
            <w:lang w:val="fr-FR"/>
          </w:rPr>
          <w:t xml:space="preserve">la CTMG est intégrée, comme secteur à part entière, au Département</w:t>
        </w:r>
      </w:ins>
      <w:r>
        <w:rPr>
          <w:lang w:val="fr-FR"/>
        </w:rPr>
        <w:t xml:space="preserve"> urgences et santé communautaires (DUSC) d'Unisanté. Unisanté est un établissement autonome de droit public vaudois, doté d'une personnalité juridique propre, placé sous la surveillance du Département de la santé et de l'action sociale (DSAS) et de l'Université de Lausanne (Unisanté, 2022). Cette appartenance à la sphère publique conditionne sa gouvernance comme sa gestion des ressources humaines.</w:t>
      </w:r>
    </w:p>
    <w:p w:rsidR="00B01F9F" w:rsidRPr="00B72B4E" w:rsidRDefault="00886E3A">
      <w:pPr>
        <w:pStyle w:val="Titre2"/>
        <w:rPr>
          <w:lang w:val="fr-FR"/>
        </w:rPr>
      </w:pPr>
      <w:bookmarkStart w:id="4" w:name="_Toc241271667"/>
      <w:r>
        <w:rPr>
          <w:lang w:val="fr-FR"/>
        </w:rPr>
        <w:t xml:space="preserve">1.2 Une trajectoire institutionnelle récente et mouvementée</w:t>
      </w:r>
      <w:bookmarkEnd w:id="4"/>
    </w:p>
    <w:p w:rsidR="00B01F9F" w:rsidRPr="00B72B4E" w:rsidRDefault="00886E3A">
      <w:pPr>
        <w:rPr>
          <w:lang w:val="fr-FR"/>
        </w:rPr>
      </w:pPr>
      <w:r>
        <w:rPr>
          <w:lang w:val="fr-FR"/>
        </w:rPr>
        <w:t xml:space="preserve">Jusqu'en 2024, la CTMG était gérée, comme la centrale 144, par la Fondation Urgences Santé. Après des travaux engagés à l'été 2022 sous l'égide du DSAS, le Conseil d'État vaudois a décidé </w:t>
        <w:lastRenderedPageBreak/>
        <w:t>de rattacher les deux centrales à deux entités distinctes : le 144 au CHUV, la CTMG à Unisanté. Ce choix a conduit à la dissolution de fait de la Fondation (CHUV, s.d. ; État de Vaud, s.d.-a). Pendant cette transition, conduite entre 2022 et 2024, la centrale a été placée sous la tutelle de l'État-major cantonal de conduite (EMCC), selon les collaborateurs (E1). À l'interne, le poste de cheffe de service a été créé et pourvu en septembre 2022. Les trois cadres de proximité de l'époque ont démissionné successivement et ont été remplacés.</w:t>
      </w:r>
    </w:p>
    <w:p w:rsidR="00B01F9F" w:rsidRPr="00B72B4E" w:rsidRDefault="00886E3A">
      <w:pPr>
        <w:rPr>
          <w:lang w:val="fr-FR"/>
        </w:rPr>
      </w:pPr>
      <w:r>
        <w:rPr>
          <w:lang w:val="fr-FR"/>
        </w:rPr>
        <w:t>Le témoignage de E1 invite à distinguer trois temps. Le premier est la crise de la Fondation, qui opposait selon lui les anciens cadres au conseil d'administration : « à cette époque, je ne me souviens pas d'un problème particulier de confiance entre les collaborateurs et leur hiérarchie ». Le deuxième est la période de tutelle, pendant laquelle la nouvelle cheffe de service est arrivée. Le troisième commence après le rattachement : « progressivement, la confiance s'est dégradée », avec « des tensions, des départs et des situations managériales que des collègues ont mal vécues » (E1). La crise de confiance actuelle n'est donc pas un héritage de la Fondation : elle est apparue dans le nouveau cadre institutionnel, et c'est là qu'il faut en chercher les ressorts.</w:t>
      </w:r>
    </w:p>
    <w:p w:rsidR="00B01F9F" w:rsidRPr="00B72B4E" w:rsidRDefault="00886E3A">
      <w:pPr>
        <w:pStyle w:val="Titre2"/>
        <w:rPr>
          <w:lang w:val="fr-FR"/>
        </w:rPr>
      </w:pPr>
      <w:bookmarkStart w:id="5" w:name="_Toc241271668"/>
      <w:r>
        <w:rPr>
          <w:lang w:val="fr-FR"/>
        </w:rPr>
        <w:t>1.3 Organisation interne</w:t>
      </w:r>
      <w:bookmarkEnd w:id="5"/>
    </w:p>
    <w:p w:rsidR="00B01F9F" w:rsidRPr="00B72B4E" w:rsidRDefault="00886E3A">
      <w:pPr>
        <w:rPr>
          <w:lang w:val="fr-FR"/>
        </w:rPr>
      </w:pPr>
      <w:r>
        <w:rPr>
          <w:lang w:val="fr-FR"/>
        </w:rPr>
        <w:t xml:space="preserve">La CTMG compte une cheffe de service, trois cadres, un médecin responsable, sept chefs de salle, deux collaboratrices administratives, cinq médecins formateurs, seize agents de front-office et trente-trois régulateurs sanitaires (organigramme établi par l'auteur, annexe A). Les trois cadres managent les équipes d’une part et ont, d’autre part, chacun un rôle spécifique (renseignement, formation et technique). Le médecin responsable est, lui, en charge de la structuration et de la communication avec les responsables des partenaires de la CTMG. La cheffe de service est responsable de la vision et du pilotage de la stratégie appliquée par l’équipe d’encadrement. Les agents de front-office assurent la première réponse et écartent l'urgence vitale. Les régulateurs, de formation infirmière, évaluent et orientent les situations. Les chefs de salle, eux-mêmes régulateurs, coordonnent à tour de rôle la centrale en temps réel et font le lien avec l'encadrement, sans autorité hiérarchique. Cinq praticiens formateurs issus des régulateurs forment les nouveaux collaborateurs, </w:t>
      </w:r>
      <w:del w:id="9020" w:author="Claude (relecture)" w:date="2026-09-28T01:48:09Z">
        <w:r>
          <w:rPr>
            <w:lang w:val="fr-FR"/>
          </w:rPr>
          <w:delText xml:space="preserve">pendant jusqu'à trois mois (E2)</w:delText>
        </w:r>
      </w:del>
      <w:ins w:id="9021" w:author="Claude (relecture)" w:date="2026-09-28T01:48:09Z">
        <w:r>
          <w:rPr>
            <w:lang w:val="fr-FR"/>
          </w:rPr>
          <w:t xml:space="preserve">pendant une période pouvant aller jusqu'à trois mois (E2),</w:t>
        </w:r>
      </w:ins>
      <w:r>
        <w:rPr>
          <w:lang w:val="fr-FR"/>
        </w:rPr>
        <w:t xml:space="preserve"> avec la participation des cinq médecins formateurs. Ces derniers ont un rôle de contrôle qualité et de formation continue à travers des réécoutes d’appels ainsi que des interventions sur des thématiques lors des colloques.</w:t>
      </w:r>
    </w:p>
    <w:p w:rsidR="00B01F9F" w:rsidRPr="00B72B4E" w:rsidRDefault="00886E3A">
      <w:pPr>
        <w:pStyle w:val="Titre2"/>
        <w:rPr>
          <w:lang w:val="fr-FR"/>
        </w:rPr>
      </w:pPr>
      <w:bookmarkStart w:id="6" w:name="_Toc241271669"/>
      <w:r>
        <w:rPr>
          <w:lang w:val="fr-FR"/>
        </w:rPr>
        <w:t>1.4 Enjeux stratégiques</w:t>
      </w:r>
      <w:bookmarkEnd w:id="6"/>
    </w:p>
    <w:p w:rsidR="00B01F9F" w:rsidRPr="00B72B4E" w:rsidRDefault="00886E3A">
      <w:pPr>
        <w:rPr>
          <w:lang w:val="fr-FR"/>
        </w:rPr>
      </w:pPr>
      <w:r>
        <w:rPr>
          <w:lang w:val="fr-FR"/>
        </w:rPr>
        <w:t xml:space="preserve">L'enjeu principal de la CTMG est d’assurer la continuité et la qualité de la réponse aux appels de la population des cantons de Vaud et de Neuchâtel ainsi que de l’ensemble des partenaires </w:t>
      </w:r>
      <w:del w:id="9022" w:author="Claude (relecture)" w:date="2026-09-28T01:48:09Z">
        <w:r>
          <w:rPr>
            <w:lang w:val="fr-FR"/>
          </w:rPr>
          <w:delText xml:space="preserve">24/7</w:delText>
        </w:r>
      </w:del>
      <w:ins w:id="9023" w:author="Claude (relecture)" w:date="2026-09-28T01:48:09Z">
        <w:r>
          <w:rPr>
            <w:lang w:val="fr-FR"/>
          </w:rPr>
          <w:t xml:space="preserve">24 heures sur 24 et 7 jours sur 7</w:t>
        </w:r>
      </w:ins>
      <w:r>
        <w:rPr>
          <w:lang w:val="fr-FR"/>
        </w:rPr>
        <w:t xml:space="preserve">. Cette mission est mandatée par le canton de Vaud (et indirectement par le canton de Neuchâtel) à la CTMG. Opérationnellement, elle </w:t>
      </w:r>
      <w:del w:id="9024" w:author="Claude (relecture)" w:date="2026-09-28T01:48:09Z">
        <w:r>
          <w:rPr>
            <w:lang w:val="fr-FR"/>
          </w:rPr>
          <w:delText xml:space="preserve">repose notamment par la qualité</w:delText>
        </w:r>
      </w:del>
      <w:ins w:id="9025" w:author="Claude (relecture)" w:date="2026-09-28T01:48:09Z">
        <w:r>
          <w:rPr>
            <w:lang w:val="fr-FR"/>
          </w:rPr>
          <w:t xml:space="preserve">repose notamment sur la qualité</w:t>
        </w:r>
      </w:ins>
      <w:r>
        <w:rPr>
          <w:lang w:val="fr-FR"/>
        </w:rPr>
        <w:t xml:space="preserve"> de l’expertise clinique et </w:t>
      </w:r>
      <w:del w:id="9026" w:author="Claude (relecture)" w:date="2026-09-28T01:48:09Z">
        <w:r>
          <w:rPr>
            <w:lang w:val="fr-FR"/>
          </w:rPr>
          <w:delText xml:space="preserve">de santé publique de régulateurs</w:delText>
        </w:r>
      </w:del>
      <w:ins w:id="9027" w:author="Claude (relecture)" w:date="2026-09-28T01:48:09Z">
        <w:r>
          <w:rPr>
            <w:lang w:val="fr-FR"/>
          </w:rPr>
          <w:t xml:space="preserve">de santé publique des régulateurs</w:t>
        </w:r>
      </w:ins>
      <w:r>
        <w:rPr>
          <w:lang w:val="fr-FR"/>
        </w:rPr>
        <w:t xml:space="preserve"> et du front-office appuyée par des </w:t>
      </w:r>
      <w:del w:id="9028" w:author="Claude (relecture)" w:date="2026-09-28T01:48:09Z">
        <w:r>
          <w:rPr>
            <w:lang w:val="fr-FR"/>
          </w:rPr>
          <w:delText xml:space="preserve">outils de supports</w:delText>
        </w:r>
      </w:del>
      <w:ins w:id="9029" w:author="Claude (relecture)" w:date="2026-09-28T01:48:09Z">
        <w:r>
          <w:rPr>
            <w:lang w:val="fr-FR"/>
          </w:rPr>
          <w:t xml:space="preserve">outils de support</w:t>
        </w:r>
      </w:ins>
      <w:r>
        <w:rPr>
          <w:lang w:val="fr-FR"/>
        </w:rPr>
        <w:t xml:space="preserve"> </w:t>
      </w:r>
      <w:del w:id="9030" w:author="Claude (relecture)" w:date="2026-09-28T01:48:09Z">
        <w:r>
          <w:rPr>
            <w:lang w:val="fr-FR"/>
          </w:rPr>
          <w:delText xml:space="preserve">afin d’analyser et orienter les appelants caractérisées par une grande variété de situations et problématiques</w:delText>
        </w:r>
      </w:del>
      <w:ins w:id="9031" w:author="Claude (relecture)" w:date="2026-09-28T01:48:09Z">
        <w:r>
          <w:rPr>
            <w:lang w:val="fr-FR"/>
          </w:rPr>
          <w:t xml:space="preserve">afin d’analyser et d’orienter des appels caractérisés par une grande variété de situations et de problématiques</w:t>
        </w:r>
      </w:ins>
      <w:r>
        <w:rPr>
          <w:lang w:val="fr-FR"/>
        </w:rPr>
        <w:t xml:space="preserve">.</w:t>
      </w:r>
    </w:p>
    <w:p w:rsidR="00B01F9F" w:rsidRPr="00B72B4E" w:rsidRDefault="00886E3A">
      <w:pPr>
        <w:pStyle w:val="Titre1"/>
        <w:rPr>
          <w:lang w:val="fr-FR"/>
        </w:rPr>
      </w:pPr>
      <w:bookmarkStart w:id="7" w:name="_Toc241271670"/>
      <w:r>
        <w:rPr>
          <w:lang w:val="fr-FR"/>
        </w:rPr>
        <w:lastRenderedPageBreak/>
        <w:t>2. Configuration organisationnelle et facteurs environnementaux</w:t>
      </w:r>
      <w:bookmarkEnd w:id="7"/>
    </w:p>
    <w:p w:rsidR="00B01F9F" w:rsidRPr="00B72B4E" w:rsidRDefault="00886E3A">
      <w:pPr>
        <w:pStyle w:val="Titre2"/>
        <w:rPr>
          <w:lang w:val="fr-FR"/>
        </w:rPr>
      </w:pPr>
      <w:bookmarkStart w:id="8" w:name="_Toc241271671"/>
      <w:r>
        <w:rPr>
          <w:lang w:val="fr-FR"/>
        </w:rPr>
        <w:t>2.1 Une configuration d'administration publique hybride</w:t>
      </w:r>
      <w:bookmarkEnd w:id="8"/>
    </w:p>
    <w:p w:rsidR="00B01F9F" w:rsidRPr="00B72B4E" w:rsidRDefault="00886E3A">
      <w:pPr>
        <w:rPr>
          <w:lang w:val="fr-FR"/>
        </w:rPr>
      </w:pPr>
      <w:r>
        <w:rPr>
          <w:lang w:val="fr-FR"/>
        </w:rPr>
        <w:t>La CTMG relève d'une configuration d'administration publique hybride, qui combine règles bureaucratiques et outils managériaux issus de la nouvelle gestion publique (Emery &amp; Giauque, 2014) : publique par son financement et sa mission, elle est pilotée au moyen d'indicateurs d'activité.</w:t>
      </w:r>
    </w:p>
    <w:p w:rsidR="00B01F9F" w:rsidRPr="00B72B4E" w:rsidRDefault="00886E3A">
      <w:pPr>
        <w:rPr>
          <w:lang w:val="fr-FR"/>
        </w:rPr>
      </w:pPr>
      <w:r>
        <w:rPr>
          <w:b/>
          <w:lang w:val="fr-FR"/>
        </w:rPr>
        <w:t>Une pluralité de principaux.</w:t>
      </w:r>
      <w:r>
        <w:rPr>
          <w:lang w:val="fr-FR"/>
        </w:rPr>
        <w:t xml:space="preserve"> Dans le secteur public, la relation d'agence s'étend sur une chaîne de délégations dans laquelle chaque agent répond à plusieurs principaux, aux attentes pas toujours convergentes (Waterman &amp; Meier, 1998). La chaîne de la CTMG est longue (figure 1, annexe B). Chaque maillon risque d’accroitre l'asymétrie d'information, et ce que sait le terrain n'arrive au sommet qu'après plusieurs filtrages successifs.</w:t>
      </w:r>
    </w:p>
    <w:p w:rsidR="00B01F9F" w:rsidRPr="00B72B4E" w:rsidRDefault="00886E3A">
      <w:pPr>
        <w:rPr>
          <w:lang w:val="fr-FR"/>
        </w:rPr>
      </w:pPr>
      <w:r>
        <w:rPr>
          <w:b/>
          <w:lang w:val="fr-FR"/>
        </w:rPr>
        <w:t>Une gouvernance à distance par les indicateurs.</w:t>
      </w:r>
      <w:r>
        <w:rPr>
          <w:lang w:val="fr-FR"/>
        </w:rPr>
        <w:t xml:space="preserve"> Giauque (2024) décrit des autorités éloignées des lieux où le service est produit, qui recentralisent l'information au moyen d'indicateurs de plus en plus nombreux. Emery et Giauque (2019) en soulignent le paradoxe : les indicateurs rendent certaines dimensions de l'activité très visibles et en laissent d'autres dans l'ombre. À la CTMG, l'activité est d'abord suivie par des volumes : appels traités, prises en charge adultes et pédiatriques, taux d'activité. E2 regrette que, lors des briefings, « la seule chose positive qu'on balance, c'est que c'est des bons chiffres ». Elle ne rejette pas les indicateurs en tant que tels, mais le fait qu'ils soient présentés seuls : « pour expliquer les chiffres, il faut expliquer le reste »</w:t>
      </w:r>
      <w:del w:id="9032" w:author="Claude (relecture)" w:date="2026-09-28T01:48:09Z">
        <w:r>
          <w:rPr>
            <w:lang w:val="fr-FR"/>
          </w:rPr>
          <w:delText xml:space="preserve"> qui peut être assimilé à la</w:delText>
        </w:r>
      </w:del>
      <w:ins w:id="9033" w:author="Claude (relecture)" w:date="2026-09-28T01:48:09Z">
        <w:r>
          <w:rPr>
            <w:lang w:val="fr-FR"/>
          </w:rPr>
          <w:t xml:space="preserve">, ce qui renvoie à la</w:t>
        </w:r>
      </w:ins>
      <w:r>
        <w:rPr>
          <w:lang w:val="fr-FR"/>
        </w:rPr>
        <w:t xml:space="preserve"> « myopie de l'efficience » (Bédat, 2026).</w:t>
      </w:r>
    </w:p>
    <w:p w:rsidR="00B01F9F" w:rsidRPr="00B72B4E" w:rsidRDefault="00886E3A">
      <w:pPr>
        <w:rPr>
          <w:lang w:val="fr-FR"/>
        </w:rPr>
      </w:pPr>
      <w:r>
        <w:rPr>
          <w:b/>
          <w:lang w:val="fr-FR"/>
        </w:rPr>
        <w:t>Autonomie et contrôle, valeurs et chiffres.</w:t>
      </w:r>
      <w:r>
        <w:rPr>
          <w:lang w:val="fr-FR"/>
        </w:rPr>
        <w:t xml:space="preserve"> Giauque (2003) a montré que les réformes managériales du secteur public produisent une « bureaucratie libérale », qui promet l'autonomie tout en resserrant le contrôle. Les régulateurs disposent d'une autonomie clinique réelle (« on reste assez autonomes dans nos décisions », E2), mais leur travail est suivi par des indicateurs de productivité, avec ce « petit côté flicage » qu'E2 associe au suivi du taux d'activité. Ces injonctions contradictoires (Emery &amp; Giauque, 2003) heurtent aussi la motivation de service public de soignants dont la première motivation reste « d'aider les gens » (E2 ; Vandenabeele et al., 2014). Or Ritz (2009) a montré, dans l'administration fédérale suisse, que cette motivation est associée à la performance organisationnelle perçue. La négliger a donc un coût pour l'organisation elle-même.</w:t>
      </w:r>
    </w:p>
    <w:p w:rsidR="00B01F9F" w:rsidRPr="00B72B4E" w:rsidRDefault="00886E3A">
      <w:pPr>
        <w:pStyle w:val="Titre2"/>
        <w:rPr>
          <w:lang w:val="fr-FR"/>
        </w:rPr>
      </w:pPr>
      <w:bookmarkStart w:id="9" w:name="_Toc241271672"/>
      <w:r>
        <w:rPr>
          <w:lang w:val="fr-FR"/>
        </w:rPr>
        <w:t>2.2 L'empreinte de la gestion de crise</w:t>
      </w:r>
      <w:bookmarkEnd w:id="9"/>
    </w:p>
    <w:p w:rsidR="00B01F9F" w:rsidRPr="00B72B4E" w:rsidRDefault="00886E3A">
      <w:pPr>
        <w:rPr>
          <w:lang w:val="fr-FR"/>
        </w:rPr>
      </w:pPr>
      <w:r>
        <w:rPr>
          <w:lang w:val="fr-FR"/>
        </w:rPr>
        <w:t>Stinchcombe (1965) a montré que les organisations gardent durablement l'empreinte des conditions dans lesquelles elles ont été formées. L'encadrement actuel de la CTMG s'est constitué pendant une période de crise et de tutelle, où il fallait stabiliser un service fragilisé : privilégier le contrôle, les procédures et les indicateurs était alors sans doute rationnel. Notre hypothèse est que cette logique s'est maintenue au-delà de la crise : le contexte s'est stabilisé, mais le mode de pilotage n'a pas changé de nature. E1 le suggère lorsqu'il oppose une forme améliorée à un fond inchangé : « la manière dont les décisions sont prises, la place donnée aux remontées du terrain ou la confiance envers les collaborateurs, je trouve que ça reste assez similaire ».</w:t>
      </w:r>
    </w:p>
    <w:p w:rsidR="00B01F9F" w:rsidRPr="00B72B4E" w:rsidRDefault="00886E3A">
      <w:pPr>
        <w:rPr>
          <w:lang w:val="fr-FR"/>
        </w:rPr>
      </w:pPr>
      <w:r>
        <w:rPr>
          <w:lang w:val="fr-FR"/>
        </w:rPr>
        <w:lastRenderedPageBreak/>
        <w:t>Les difficultés de la CTMG s'inscrivent donc dans une configuration qui favorise la distance, la mesure et le contrôle, et pas seulement dans des comportements individuels. Reste à examiner la structure de gouvernance qui encadre ce fonctionnement.</w:t>
      </w:r>
    </w:p>
    <w:p w:rsidR="00B01F9F" w:rsidRPr="00B72B4E" w:rsidRDefault="00886E3A">
      <w:pPr>
        <w:pStyle w:val="Titre1"/>
        <w:rPr>
          <w:lang w:val="fr-FR"/>
        </w:rPr>
      </w:pPr>
      <w:bookmarkStart w:id="10" w:name="_Toc241271673"/>
      <w:r>
        <w:rPr>
          <w:lang w:val="fr-FR"/>
        </w:rPr>
        <w:t>3. Structure de gouvernance : une architecture de type dualiste</w:t>
      </w:r>
      <w:bookmarkEnd w:id="10"/>
    </w:p>
    <w:p w:rsidR="00B01F9F" w:rsidRPr="00B72B4E" w:rsidRDefault="00886E3A">
      <w:pPr>
        <w:pStyle w:val="Titre2"/>
        <w:rPr>
          <w:lang w:val="fr-FR"/>
        </w:rPr>
      </w:pPr>
      <w:bookmarkStart w:id="11" w:name="_Toc241271674"/>
      <w:r>
        <w:rPr>
          <w:lang w:val="fr-FR"/>
        </w:rPr>
        <w:t>3.1 Les organes et leurs compétences</w:t>
      </w:r>
      <w:bookmarkEnd w:id="11"/>
    </w:p>
    <w:p w:rsidR="00B01F9F" w:rsidRPr="00B72B4E" w:rsidRDefault="00886E3A">
      <w:pPr>
        <w:rPr>
          <w:lang w:val="fr-FR"/>
        </w:rPr>
      </w:pPr>
      <w:r>
        <w:rPr>
          <w:lang w:val="fr-FR"/>
        </w:rPr>
        <w:t xml:space="preserve">La CTMG est soumise à la gouvernance d'Unisanté, qui s'organise autour de deux organes distincts. Le Conseil d'Unisanté compte sept à huit membres, désignés par le Conseil d'État vaudois pour la législature 2022-2027. Il adopte le plan stratégique, qui doit ensuite être ratifié par le Conseil d'État, ainsi que le budget, les objectifs annuels et les comptes. Il valide aussi le contrat de prestations conclu avec le Département de la santé et de l'action sociale (DSAS). Parmi ses membres figure la directrice générale de la santé ad interim, représentante du DSAS, c'est-à-dire de l'administration de tutelle (État de Vaud, s.d.-c ; Unisanté, s.d.-b). La direction générale est, elle aussi, désignée par le Conseil d'État (État de Vaud, s.d.-b). Le directeur général préside un comité de direction qui réunit les directions transversales (finances, ressources humaines, direction médicale, direction des soins) et les chefs des sept départements, dont le DUSC auquel appartient la CTMG (Unisanté, s.d.-a).</w:t>
      </w:r>
    </w:p>
    <w:p w:rsidR="00B01F9F" w:rsidRPr="00B72B4E" w:rsidRDefault="00886E3A">
      <w:pPr>
        <w:pStyle w:val="Titre2"/>
        <w:rPr>
          <w:lang w:val="fr-FR"/>
        </w:rPr>
      </w:pPr>
      <w:bookmarkStart w:id="12" w:name="_Toc241271675"/>
      <w:r>
        <w:rPr>
          <w:lang w:val="fr-FR"/>
        </w:rPr>
        <w:t>3.2 Une logique proche du modèle dualiste</w:t>
      </w:r>
      <w:bookmarkEnd w:id="12"/>
    </w:p>
    <w:p w:rsidR="00B01F9F" w:rsidRPr="00B72B4E" w:rsidRDefault="00886E3A">
      <w:pPr>
        <w:rPr>
          <w:lang w:val="fr-FR"/>
        </w:rPr>
      </w:pPr>
      <w:r>
        <w:rPr>
          <w:lang w:val="fr-FR"/>
        </w:rPr>
        <w:t>Jungmann (2006) distingue deux grands systèmes de conseil. Le système moniste (</w:t>
      </w:r>
      <w:r>
        <w:rPr>
          <w:i/>
          <w:lang w:val="fr-FR"/>
        </w:rPr>
        <w:t>one-tier</w:t>
      </w:r>
      <w:r>
        <w:rPr>
          <w:lang w:val="fr-FR"/>
        </w:rPr>
        <w:t>) réunit dans un même organe la surveillance et la direction. Le système dualiste (</w:t>
      </w:r>
      <w:r>
        <w:rPr>
          <w:i/>
          <w:lang w:val="fr-FR"/>
        </w:rPr>
        <w:t>two-tier</w:t>
      </w:r>
      <w:r>
        <w:rPr>
          <w:lang w:val="fr-FR"/>
        </w:rPr>
        <w:t>), dont le modèle allemand est la référence, sépare un organe de surveillance d'un organe de direction, sans cumul de mandats entre les deux. Le droit suisse de la société anonyme relève du premier modèle, mais il permet au conseil d'administration de déléguer la gestion à une direction. Cela autorise, dans les faits, des configurations variées (Kunz, 2010), et la question de la séparation entre présidence et direction générale y reste débattue (Schmid &amp; Zimmermann, 2008).</w:t>
      </w:r>
    </w:p>
    <w:p w:rsidR="00B01F9F" w:rsidRPr="00B72B4E" w:rsidRDefault="00886E3A">
      <w:pPr>
        <w:rPr>
          <w:lang w:val="fr-FR"/>
        </w:rPr>
      </w:pPr>
      <w:r>
        <w:rPr>
          <w:lang w:val="fr-FR"/>
        </w:rPr>
        <w:t>Unisanté n'est pas une société anonyme, et la comparaison a donc une valeur d'analogie plutôt que juridique. Son architecture se rapproche néanmoins nettement de la logique dualiste. Le Conseil oriente et contrôle, la direction générale et son comité de direction exécutent, et aucun des membres du Conseil identifiés dans les sources publiques n'appartient à la direction. La séparation entre surveillance et gestion est organique, et non seulement fonctionnelle. Cette qualification a des conséquences directes sur la manière dont les questions humaines peuvent, ou non, atteindre l'organe de surveillance.</w:t>
      </w:r>
    </w:p>
    <w:p w:rsidR="00B01F9F" w:rsidRPr="00B72B4E" w:rsidRDefault="00886E3A">
      <w:pPr>
        <w:pStyle w:val="Titre2"/>
        <w:rPr>
          <w:lang w:val="fr-FR"/>
        </w:rPr>
      </w:pPr>
      <w:bookmarkStart w:id="13" w:name="_Toc241271676"/>
      <w:r>
        <w:rPr>
          <w:lang w:val="fr-FR"/>
        </w:rPr>
        <w:t>3.3 Ce que cette architecture fait à l'orchestration RH</w:t>
      </w:r>
      <w:bookmarkEnd w:id="13"/>
    </w:p>
    <w:p w:rsidR="00B01F9F" w:rsidRPr="00B72B4E" w:rsidRDefault="00886E3A">
      <w:pPr>
        <w:rPr>
          <w:lang w:val="fr-FR"/>
        </w:rPr>
      </w:pPr>
      <w:r>
        <w:rPr>
          <w:lang w:val="fr-FR"/>
        </w:rPr>
        <w:t xml:space="preserve">L'atout classique du dualisme est l'indépendance de l'organe de surveillance, qui n'a pas à contrôler ses propres décisions. Sa limite est symétrique : ne participant pas à la gestion, il dépend de ce que la direction lui transmet. Forbes et Milliken (1999) décrivent le conseil comme un groupe de décision épisodique, dont l'efficacité tient moins à sa composition qu'à ses processus : effort consenti, mobilisation des connaissances, débat contradictoire. Un conseil peut être parfaitement constitué et rester aveugle sur ce qu'on ne lui présente pas. Or l'information de la CTMG chemine du service au DUSC, puis au comité de direction et au </w:t>
        <w:lastRenderedPageBreak/>
        <w:t xml:space="preserve">Conseil, chaque étape la résumant. La dégradation du climat décrite par les collaborateurs a peu de chances d'y parvenir autrement que sous une forme très filtrée ou édulcorée.</w:t>
      </w:r>
    </w:p>
    <w:p w:rsidR="00B01F9F" w:rsidRPr="00B72B4E" w:rsidRDefault="00886E3A">
      <w:pPr>
        <w:rPr>
          <w:lang w:val="fr-FR"/>
        </w:rPr>
      </w:pPr>
      <w:r>
        <w:rPr>
          <w:lang w:val="fr-FR"/>
        </w:rPr>
        <w:t>Le Conseil d'Unisanté ne nomme pas le directeur général : le Conseil d'État le désigne. Le levier disciplinaire le plus fort dont dispose un organe de surveillance, la capacité de choisir et de remplacer la direction, se trouve ainsi hors de sa portée. Le Conseil d'État intervient en outre à deux niveaux, puisqu'il désigne les membres du Conseil et ratifie le plan stratégique. On retrouve la pluralité des principaux décrite par Waterman et Meier (1998). La présence de l'administration de tutelle au sein même du Conseil ajoute une ambiguïté : elle peut faciliter la circulation de l'information entre l'État et l'établissement, mais elle brouille la frontière entre surveillance et tutelle que le modèle dualiste est censé garantir.</w:t>
      </w:r>
    </w:p>
    <w:p w:rsidR="00B01F9F" w:rsidRPr="00B72B4E" w:rsidRDefault="00886E3A">
      <w:pPr>
        <w:rPr>
          <w:lang w:val="fr-FR"/>
        </w:rPr>
      </w:pPr>
      <w:r>
        <w:rPr>
          <w:lang w:val="fr-FR"/>
        </w:rPr>
        <w:t>La direction des ressources humaines siège au comité de direction, et donc à l'échelon exécutif. Les informations publiques que nous avons consultées ne font état d'aucune commission du Conseil consacrée aux ressources humaines. Hilb (2016) plaide précisément pour que les questions de personnel soient intégrées au travail du conseil lui-même. Lima et Galleli (2021) ainsi que Martin et al. (2016) montrent que l'articulation entre gouvernance et GRH stratégique peut prendre des formes très différentes selon la place que la gouvernance accorde au capital humain. Petrovic et al. (2018) voient dans la gouvernance le « chaînon manquant » entre les pratiques RH et la performance. La configuration observée à Unisanté place la GRH du côté de la mise en œuvre. Les questions humaines ne deviennent un objet de gouvernance que si l'exécutif choisit de les porter devant le Conseil. Les travaux de Bédat (2024), qui portent justement sur l'influence des conseils d'administration sur la stratégie RH dans le contexte suisse, invitent à interroger ce point plutôt qu'à le tenir pour acquis.</w:t>
      </w:r>
    </w:p>
    <w:p w:rsidR="00B01F9F" w:rsidRPr="00B72B4E" w:rsidRDefault="00886E3A">
      <w:pPr>
        <w:rPr>
          <w:lang w:val="fr-FR"/>
        </w:rPr>
      </w:pPr>
      <w:r>
        <w:rPr>
          <w:lang w:val="fr-FR"/>
        </w:rPr>
        <w:t xml:space="preserve">Au sein de la CTMG, une ligne managériale (cheffe de service, cadres, chefs de salle) coexiste avec une ligne médicale (médecin responsable). Les chefs de salle se trouvent à l'intersection des deux, sans autorité formelle. </w:t>
      </w:r>
      <w:del w:id="9034" w:author="Claude (relecture)" w:date="2026-09-28T01:48:09Z">
        <w:r>
          <w:rPr>
            <w:lang w:val="fr-FR"/>
          </w:rPr>
          <w:delText xml:space="preserve">Une position rendant ces derniers transparents dans la communication ascendante et silencieux dans les prises de décisions.</w:delText>
        </w:r>
      </w:del>
      <w:ins w:id="9035" w:author="Claude (relecture)" w:date="2026-09-28T01:48:09Z">
        <w:r>
          <w:rPr>
            <w:lang w:val="fr-FR"/>
          </w:rPr>
          <w:t xml:space="preserve">Cette position les rend transparents dans la communication ascendante et sans voix dans les prises de décision.</w:t>
        </w:r>
      </w:ins>
    </w:p>
    <w:p w:rsidR="00B01F9F" w:rsidRPr="00B72B4E" w:rsidRDefault="00886E3A">
      <w:pPr>
        <w:rPr>
          <w:lang w:val="fr-FR"/>
        </w:rPr>
      </w:pPr>
      <w:r>
        <w:rPr>
          <w:lang w:val="fr-FR"/>
        </w:rPr>
        <w:t>En résumé, la structure de gouvernance protège l'indépendance du contrôle, mais elle rend le Conseil dépendant d'une information que produit l'exécutif, et elle place la fonction RH du même côté que cet exécutif. Ce n'est pas une défaillance de conception, mais une vulnérabilité : tout dépend de la qualité de la remontée d'information. La figure 1 (annexe B) représente cette architecture et les flux qui la traversent. La section suivante examine comment les acteurs en situation assurent cette remontée.</w:t>
      </w:r>
    </w:p>
    <w:p w:rsidR="00B01F9F" w:rsidRPr="00B72B4E" w:rsidRDefault="00886E3A">
      <w:pPr>
        <w:pStyle w:val="Titre1"/>
        <w:rPr>
          <w:lang w:val="fr-FR"/>
        </w:rPr>
      </w:pPr>
      <w:bookmarkStart w:id="14" w:name="_Toc241271677"/>
      <w:r>
        <w:rPr>
          <w:lang w:val="fr-FR"/>
        </w:rPr>
        <w:t>4. Acteurs clés, délégation et jeux de pouvoir</w:t>
      </w:r>
      <w:bookmarkEnd w:id="14"/>
    </w:p>
    <w:p w:rsidR="00B01F9F" w:rsidRPr="00B72B4E" w:rsidRDefault="00886E3A">
      <w:pPr>
        <w:pStyle w:val="Titre2"/>
        <w:rPr>
          <w:lang w:val="fr-FR"/>
        </w:rPr>
      </w:pPr>
      <w:bookmarkStart w:id="15" w:name="_Toc241271678"/>
      <w:r>
        <w:rPr>
          <w:lang w:val="fr-FR"/>
        </w:rPr>
        <w:t>4.1 La chaîne des délégations</w:t>
      </w:r>
      <w:bookmarkEnd w:id="15"/>
    </w:p>
    <w:p w:rsidR="00B01F9F" w:rsidRPr="00B72B4E" w:rsidRDefault="00837928">
      <w:pPr>
        <w:rPr>
          <w:lang w:val="fr-FR"/>
        </w:rPr>
      </w:pPr>
      <w:r>
        <w:rPr>
          <w:lang w:val="fr-FR"/>
        </w:rPr>
        <w:t xml:space="preserve">L'orchestration est une succession de délégations, de l'assemblée générale au management intermédiaire (Bédat, 2026). Transposée à la CTMG, cette chaîne va du Conseil d'État au Conseil d'Unisanté, puis à la direction générale et à son comité de direction, au DUSC, à la cheffe de service, aux cadres, et enfin aux chefs de salle et aux équipes. Cette chaîne est représentée dans la figure 1 (annexe B). Le tableau suivant confronte le rôle formel de chaque </w:t>
        <w:lastRenderedPageBreak/>
        <w:t>acteur à ce qu'en perçoivent les collaborateurs de terrain. Pour les acteurs que nous n'avons pas interrogés, la colonne de droite décrit une perception, et non un fait établi.</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rsidRPr="005B4ED2">
        <w:trPr>
          <w:cantSplit/>
          <w:tblHeader/>
          <w:jc w:val="center"/>
        </w:trPr>
        <w:tc>
          <w:tcPr>
            <w:tcW w:w="3024" w:type="dxa"/>
            <w:shd w:val="clear" w:color="auto" w:fill="DCE3EC"/>
          </w:tcPr>
          <w:p w:rsidR="00B01F9F" w:rsidRDefault="00886E3A">
            <w:pPr>
              <w:spacing w:after="40" w:line="240" w:lineRule="auto"/>
              <w:jc w:val="left"/>
            </w:pPr>
            <w:r>
              <w:rPr>
                <w:b/>
                <w:sz w:val="20"/>
              </w:rPr>
              <w:t>Acteur</w:t>
            </w:r>
          </w:p>
        </w:tc>
        <w:tc>
          <w:tcPr>
            <w:tcW w:w="3024" w:type="dxa"/>
            <w:shd w:val="clear" w:color="auto" w:fill="DCE3EC"/>
          </w:tcPr>
          <w:p w:rsidR="00B01F9F" w:rsidRDefault="00886E3A">
            <w:pPr>
              <w:spacing w:after="40" w:line="240" w:lineRule="auto"/>
              <w:jc w:val="left"/>
            </w:pPr>
            <w:r>
              <w:rPr>
                <w:b/>
                <w:sz w:val="20"/>
              </w:rPr>
              <w:t>Rôle formel</w:t>
            </w:r>
          </w:p>
        </w:tc>
        <w:tc>
          <w:tcPr>
            <w:tcW w:w="3024" w:type="dxa"/>
            <w:shd w:val="clear" w:color="auto" w:fill="DCE3EC"/>
          </w:tcPr>
          <w:p w:rsidR="00B01F9F" w:rsidRPr="00B72B4E" w:rsidRDefault="00886E3A">
            <w:pPr>
              <w:spacing w:after="40" w:line="240" w:lineRule="auto"/>
              <w:jc w:val="left"/>
              <w:rPr>
                <w:lang w:val="fr-FR"/>
              </w:rPr>
            </w:pPr>
            <w:r>
              <w:rPr>
                <w:b/>
                <w:sz w:val="20"/>
                <w:lang w:val="fr-FR"/>
              </w:rPr>
              <w:t>Rôle perçu depuis le terrain</w:t>
            </w:r>
          </w:p>
        </w:tc>
      </w:tr>
      <w:tr w:rsidR="00B01F9F" w:rsidRPr="005B4ED2">
        <w:trPr>
          <w:cantSplit/>
          <w:jc w:val="center"/>
        </w:trPr>
        <w:tc>
          <w:tcPr>
            <w:tcW w:w="3024" w:type="dxa"/>
          </w:tcPr>
          <w:p w:rsidR="00B01F9F" w:rsidRDefault="00886E3A">
            <w:pPr>
              <w:spacing w:after="40" w:line="240" w:lineRule="auto"/>
              <w:jc w:val="left"/>
            </w:pPr>
            <w:r>
              <w:rPr>
                <w:sz w:val="20"/>
              </w:rPr>
              <w:t>Conseil d'Unisanté</w:t>
            </w:r>
          </w:p>
        </w:tc>
        <w:tc>
          <w:tcPr>
            <w:tcW w:w="3024" w:type="dxa"/>
          </w:tcPr>
          <w:p w:rsidR="00B01F9F" w:rsidRPr="00B72B4E" w:rsidRDefault="00886E3A">
            <w:pPr>
              <w:spacing w:after="40" w:line="240" w:lineRule="auto"/>
              <w:jc w:val="left"/>
              <w:rPr>
                <w:lang w:val="fr-FR"/>
              </w:rPr>
            </w:pPr>
            <w:r>
              <w:rPr>
                <w:sz w:val="20"/>
                <w:lang w:val="fr-FR"/>
              </w:rPr>
              <w:t>Orienter, surveiller, adopter le plan et les objectifs</w:t>
            </w:r>
          </w:p>
        </w:tc>
        <w:tc>
          <w:tcPr>
            <w:tcW w:w="3024" w:type="dxa"/>
          </w:tcPr>
          <w:p w:rsidR="00B01F9F" w:rsidRPr="00B72B4E" w:rsidRDefault="00886E3A">
            <w:pPr>
              <w:spacing w:after="40" w:line="240" w:lineRule="auto"/>
              <w:jc w:val="left"/>
              <w:rPr>
                <w:lang w:val="fr-FR"/>
              </w:rPr>
            </w:pPr>
            <w:r>
              <w:rPr>
                <w:sz w:val="20"/>
                <w:lang w:val="fr-FR"/>
              </w:rPr>
              <w:t>Absent des récits : aucune trace de son action n'est visible depuis le service</w:t>
            </w:r>
          </w:p>
        </w:tc>
      </w:tr>
      <w:tr w:rsidR="00B01F9F" w:rsidRPr="005B4ED2">
        <w:trPr>
          <w:cantSplit/>
          <w:jc w:val="center"/>
        </w:trPr>
        <w:tc>
          <w:tcPr>
            <w:tcW w:w="3024" w:type="dxa"/>
          </w:tcPr>
          <w:p w:rsidR="00B01F9F" w:rsidRDefault="00886E3A">
            <w:pPr>
              <w:spacing w:after="40" w:line="240" w:lineRule="auto"/>
              <w:jc w:val="left"/>
            </w:pPr>
            <w:r>
              <w:rPr>
                <w:sz w:val="20"/>
              </w:rPr>
              <w:t>Direction générale, DUSC</w:t>
            </w:r>
          </w:p>
        </w:tc>
        <w:tc>
          <w:tcPr>
            <w:tcW w:w="3024" w:type="dxa"/>
          </w:tcPr>
          <w:p w:rsidR="00B01F9F" w:rsidRPr="00B72B4E" w:rsidRDefault="00886E3A">
            <w:pPr>
              <w:spacing w:after="40" w:line="240" w:lineRule="auto"/>
              <w:jc w:val="left"/>
              <w:rPr>
                <w:lang w:val="fr-FR"/>
              </w:rPr>
            </w:pPr>
            <w:r>
              <w:rPr>
                <w:sz w:val="20"/>
                <w:lang w:val="fr-FR"/>
              </w:rPr>
              <w:t>Conduire l'établissement et le département</w:t>
            </w:r>
          </w:p>
        </w:tc>
        <w:tc>
          <w:tcPr>
            <w:tcW w:w="3024" w:type="dxa"/>
          </w:tcPr>
          <w:p w:rsidR="00B01F9F" w:rsidRPr="00B72B4E" w:rsidRDefault="00886E3A">
            <w:pPr>
              <w:spacing w:after="40" w:line="240" w:lineRule="auto"/>
              <w:jc w:val="left"/>
              <w:rPr>
                <w:lang w:val="fr-FR"/>
              </w:rPr>
            </w:pPr>
            <w:r>
              <w:rPr>
                <w:sz w:val="20"/>
                <w:lang w:val="fr-FR"/>
              </w:rPr>
              <w:t>Commanditaire de l'audit interne, dont les conclusions ne sont pas communiquées</w:t>
            </w:r>
          </w:p>
        </w:tc>
      </w:tr>
      <w:tr w:rsidR="00B01F9F" w:rsidRPr="005B4ED2">
        <w:trPr>
          <w:cantSplit/>
          <w:jc w:val="center"/>
        </w:trPr>
        <w:tc>
          <w:tcPr>
            <w:tcW w:w="3024" w:type="dxa"/>
          </w:tcPr>
          <w:p w:rsidR="00B01F9F" w:rsidRDefault="00886E3A">
            <w:pPr>
              <w:spacing w:after="40" w:line="240" w:lineRule="auto"/>
              <w:jc w:val="left"/>
            </w:pPr>
            <w:r>
              <w:rPr>
                <w:sz w:val="20"/>
              </w:rPr>
              <w:t>Direction des RH</w:t>
            </w:r>
          </w:p>
        </w:tc>
        <w:tc>
          <w:tcPr>
            <w:tcW w:w="3024" w:type="dxa"/>
          </w:tcPr>
          <w:p w:rsidR="00B01F9F" w:rsidRPr="00B72B4E" w:rsidRDefault="00886E3A">
            <w:pPr>
              <w:spacing w:after="40" w:line="240" w:lineRule="auto"/>
              <w:jc w:val="left"/>
              <w:rPr>
                <w:lang w:val="fr-FR"/>
              </w:rPr>
            </w:pPr>
            <w:r>
              <w:rPr>
                <w:sz w:val="20"/>
                <w:lang w:val="fr-FR"/>
              </w:rPr>
              <w:t>Politique RH, appui aux services</w:t>
            </w:r>
          </w:p>
        </w:tc>
        <w:tc>
          <w:tcPr>
            <w:tcW w:w="3024" w:type="dxa"/>
          </w:tcPr>
          <w:p w:rsidR="00B01F9F" w:rsidRPr="00B72B4E" w:rsidRDefault="00886E3A">
            <w:pPr>
              <w:spacing w:after="40" w:line="240" w:lineRule="auto"/>
              <w:jc w:val="left"/>
              <w:rPr>
                <w:lang w:val="fr-FR"/>
              </w:rPr>
            </w:pPr>
            <w:r>
              <w:rPr>
                <w:sz w:val="20"/>
                <w:lang w:val="fr-FR"/>
              </w:rPr>
              <w:t>Distante (« un RH vient une matinée par semaine »), perçue comme proche de la direction (E1)</w:t>
            </w:r>
          </w:p>
        </w:tc>
      </w:tr>
      <w:tr w:rsidR="00B01F9F" w:rsidRPr="005B4ED2">
        <w:trPr>
          <w:cantSplit/>
          <w:jc w:val="center"/>
        </w:trPr>
        <w:tc>
          <w:tcPr>
            <w:tcW w:w="3024" w:type="dxa"/>
          </w:tcPr>
          <w:p w:rsidR="00B01F9F" w:rsidRDefault="00886E3A">
            <w:pPr>
              <w:spacing w:after="40" w:line="240" w:lineRule="auto"/>
              <w:jc w:val="left"/>
            </w:pPr>
            <w:r>
              <w:rPr>
                <w:sz w:val="20"/>
              </w:rPr>
              <w:t>Cheffe de service</w:t>
            </w:r>
          </w:p>
        </w:tc>
        <w:tc>
          <w:tcPr>
            <w:tcW w:w="3024" w:type="dxa"/>
          </w:tcPr>
          <w:p w:rsidR="00B01F9F" w:rsidRPr="00B72B4E" w:rsidRDefault="00886E3A">
            <w:pPr>
              <w:spacing w:after="40" w:line="240" w:lineRule="auto"/>
              <w:jc w:val="left"/>
              <w:rPr>
                <w:lang w:val="fr-FR"/>
              </w:rPr>
            </w:pPr>
            <w:r>
              <w:rPr>
                <w:sz w:val="20"/>
                <w:lang w:val="fr-FR"/>
              </w:rPr>
              <w:t>Piloter le service, interface avec Unisanté</w:t>
            </w:r>
          </w:p>
        </w:tc>
        <w:tc>
          <w:tcPr>
            <w:tcW w:w="3024" w:type="dxa"/>
          </w:tcPr>
          <w:p w:rsidR="00B01F9F" w:rsidRPr="00B72B4E" w:rsidRDefault="00886E3A">
            <w:pPr>
              <w:spacing w:after="40" w:line="240" w:lineRule="auto"/>
              <w:jc w:val="left"/>
              <w:rPr>
                <w:lang w:val="fr-FR"/>
              </w:rPr>
            </w:pPr>
            <w:r>
              <w:rPr>
                <w:sz w:val="20"/>
                <w:lang w:val="fr-FR"/>
              </w:rPr>
              <w:t>Pilotage centré sur l'activité, communication plus mesurée depuis un accompagnement managérial (E1)</w:t>
            </w:r>
          </w:p>
        </w:tc>
      </w:tr>
      <w:tr w:rsidR="00B01F9F" w:rsidRPr="005B4ED2">
        <w:trPr>
          <w:cantSplit/>
          <w:jc w:val="center"/>
        </w:trPr>
        <w:tc>
          <w:tcPr>
            <w:tcW w:w="3024" w:type="dxa"/>
          </w:tcPr>
          <w:p w:rsidR="00B01F9F" w:rsidRDefault="00886E3A">
            <w:pPr>
              <w:spacing w:after="40" w:line="240" w:lineRule="auto"/>
              <w:jc w:val="left"/>
            </w:pPr>
            <w:r>
              <w:rPr>
                <w:sz w:val="20"/>
              </w:rPr>
              <w:t>Cadres</w:t>
            </w:r>
          </w:p>
        </w:tc>
        <w:tc>
          <w:tcPr>
            <w:tcW w:w="3024" w:type="dxa"/>
          </w:tcPr>
          <w:p w:rsidR="00B01F9F" w:rsidRPr="00B72B4E" w:rsidRDefault="00886E3A">
            <w:pPr>
              <w:spacing w:after="40" w:line="240" w:lineRule="auto"/>
              <w:jc w:val="left"/>
              <w:rPr>
                <w:lang w:val="fr-FR"/>
              </w:rPr>
            </w:pPr>
            <w:r>
              <w:rPr>
                <w:sz w:val="20"/>
                <w:lang w:val="fr-FR"/>
              </w:rPr>
              <w:t>Encadrement du personnel, gestion RH courante</w:t>
            </w:r>
          </w:p>
        </w:tc>
        <w:tc>
          <w:tcPr>
            <w:tcW w:w="3024" w:type="dxa"/>
          </w:tcPr>
          <w:p w:rsidR="00B01F9F" w:rsidRPr="00B72B4E" w:rsidRDefault="00886E3A">
            <w:pPr>
              <w:spacing w:after="40" w:line="240" w:lineRule="auto"/>
              <w:jc w:val="left"/>
              <w:rPr>
                <w:lang w:val="fr-FR"/>
              </w:rPr>
            </w:pPr>
            <w:r>
              <w:rPr>
                <w:sz w:val="20"/>
                <w:lang w:val="fr-FR"/>
              </w:rPr>
              <w:t>« Entre la cheffe de service et les équipes », identifiés à la ligne hiérarchique (E1)</w:t>
            </w:r>
          </w:p>
        </w:tc>
      </w:tr>
      <w:tr w:rsidR="00B01F9F" w:rsidRPr="005B4ED2">
        <w:trPr>
          <w:cantSplit/>
          <w:jc w:val="center"/>
        </w:trPr>
        <w:tc>
          <w:tcPr>
            <w:tcW w:w="3024" w:type="dxa"/>
          </w:tcPr>
          <w:p w:rsidR="00B01F9F" w:rsidRDefault="00886E3A">
            <w:pPr>
              <w:spacing w:after="40" w:line="240" w:lineRule="auto"/>
              <w:jc w:val="left"/>
            </w:pPr>
            <w:r>
              <w:rPr>
                <w:sz w:val="20"/>
              </w:rPr>
              <w:t>Chefs de salle</w:t>
            </w:r>
          </w:p>
        </w:tc>
        <w:tc>
          <w:tcPr>
            <w:tcW w:w="3024" w:type="dxa"/>
          </w:tcPr>
          <w:p w:rsidR="00B01F9F" w:rsidRPr="00B72B4E" w:rsidRDefault="00886E3A">
            <w:pPr>
              <w:spacing w:after="40" w:line="240" w:lineRule="auto"/>
              <w:jc w:val="left"/>
              <w:rPr>
                <w:lang w:val="fr-FR"/>
              </w:rPr>
            </w:pPr>
            <w:r>
              <w:rPr>
                <w:sz w:val="20"/>
                <w:lang w:val="fr-FR"/>
              </w:rPr>
              <w:t>Coordination en temps réel, relais</w:t>
            </w:r>
          </w:p>
        </w:tc>
        <w:tc>
          <w:tcPr>
            <w:tcW w:w="3024" w:type="dxa"/>
          </w:tcPr>
          <w:p w:rsidR="00B01F9F" w:rsidRPr="00B72B4E" w:rsidRDefault="00886E3A">
            <w:pPr>
              <w:spacing w:after="40" w:line="240" w:lineRule="auto"/>
              <w:jc w:val="left"/>
              <w:rPr>
                <w:lang w:val="fr-FR"/>
              </w:rPr>
            </w:pPr>
            <w:r>
              <w:rPr>
                <w:sz w:val="20"/>
                <w:lang w:val="fr-FR"/>
              </w:rPr>
              <w:t>Confidents du terrain : « on n'a pas vraiment de pouvoir de décision » (E1)</w:t>
            </w:r>
          </w:p>
        </w:tc>
      </w:tr>
    </w:tbl>
    <w:p w:rsidR="00B01F9F" w:rsidRPr="00B72B4E" w:rsidRDefault="00B01F9F">
      <w:pPr>
        <w:spacing w:after="0"/>
        <w:rPr>
          <w:lang w:val="fr-FR"/>
        </w:rPr>
      </w:pPr>
    </w:p>
    <w:p w:rsidR="00B01F9F" w:rsidRPr="00B72B4E" w:rsidRDefault="00886E3A">
      <w:pPr>
        <w:rPr>
          <w:lang w:val="fr-FR"/>
        </w:rPr>
      </w:pPr>
      <w:r>
        <w:rPr>
          <w:lang w:val="fr-FR"/>
        </w:rPr>
        <w:t>Au-delà de la chaîne hiérarchique, la CTMG se situe au cœur d'un réseau de parties prenantes (Freeman, 1984) : la population des deux cantons, les médecins de garde et les partenaires sanitaires et sociaux qui dépendent de la qualité de l'orientation, et le Canton de Neuchâtel, mandant sans voix dans la gouvernance d'Unisanté. Aucune ne perçoit une dégradation du climat interne avant qu'elle n'affecte la prestation.</w:t>
      </w:r>
    </w:p>
    <w:p w:rsidR="00B01F9F" w:rsidRPr="00B72B4E" w:rsidRDefault="00886E3A">
      <w:pPr>
        <w:pStyle w:val="Titre2"/>
        <w:rPr>
          <w:lang w:val="fr-FR"/>
        </w:rPr>
      </w:pPr>
      <w:bookmarkStart w:id="16" w:name="_Toc241271679"/>
      <w:r>
        <w:rPr>
          <w:lang w:val="fr-FR"/>
        </w:rPr>
        <w:t>4.2 Une fonction RH déléguée et à distance</w:t>
      </w:r>
      <w:bookmarkEnd w:id="16"/>
    </w:p>
    <w:p w:rsidR="00B01F9F" w:rsidRPr="00B72B4E" w:rsidRDefault="00886E3A">
      <w:pPr>
        <w:rPr>
          <w:lang w:val="fr-FR"/>
        </w:rPr>
      </w:pPr>
      <w:r>
        <w:rPr>
          <w:lang w:val="fr-FR"/>
        </w:rPr>
        <w:t>Reichel et Lazarova (2013) distinguent deux mouvements qui transforment la position des départements RH : l'externalisation de certaines activités et la délégation de la gestion quotidienne du personnel aux managers de ligne. Gooderham et al. (2015) montrent que cette délégation dépend autant de facteurs nationaux que de choix propres à l'organisation. À la CTMG, les RH d'Unisanté sont centralisées et ne travaillent pas dans le service ; la gestion courante des collaborateurs repose sur les cadres de proximité, et la présence RH sur place se limite à une matinée par semaine, dont, selon E1, peu de collègues se saisissent.</w:t>
      </w:r>
    </w:p>
    <w:p w:rsidR="00B01F9F" w:rsidRPr="00B72B4E" w:rsidRDefault="00886E3A">
      <w:pPr>
        <w:rPr>
          <w:lang w:val="fr-FR"/>
        </w:rPr>
      </w:pPr>
      <w:r>
        <w:rPr>
          <w:lang w:val="fr-FR"/>
        </w:rPr>
        <w:t>Cette organisation devient problématique lorsque le relais managérial ne fonctionne pas, comme l'illustre le cas des deux praticiennes formatrices rapporté par E2. Sélectionnées pour cette fonction et en poste depuis juillet 2024, elles ont exercé cinq mois sans contrat ni ajustement salarial, malgré des relances orales auprès de leur hiérarchie directe (« oui, oui t'inquiète pas, ça va venir »). La situation ne s'est débloquée qu'après l'envoi d'un courrier écrit, rédigé sur le conseil d'un chef de salle. La régularisation a alors été rapide et rétroactive. Le circuit formel existe donc, mais c'est un détour informel qui l'a activé. E2 le résume sans détour : « ce n'est pas l'institution qui m'a aidé ».</w:t>
      </w:r>
    </w:p>
    <w:p w:rsidR="00B01F9F" w:rsidRPr="00B72B4E" w:rsidRDefault="00886E3A">
      <w:pPr>
        <w:rPr>
          <w:lang w:val="fr-FR"/>
        </w:rPr>
      </w:pPr>
      <w:r>
        <w:rPr>
          <w:lang w:val="fr-FR"/>
        </w:rPr>
        <w:t xml:space="preserve">Les cadres se trouvent dans la position paradoxale que le module attribue aux cadres intermédiaires du secteur public (Bédat, 2026). Chargés de relayer les décisions et de porter la </w:t>
        <w:lastRenderedPageBreak/>
        <w:t>gestion RH courante, ils sont perçus par les équipes comme l'incarnation de la ligne hiérarchique, et subissent par conséquent la baisse de confiance envers la direction : « quand la confiance envers la direction baisse, ça finit forcément par avoir un effet sur eux aussi » (E1). E1 refuse d'ailleurs de « tous les mettre dans le même panier », ce qui rappelle que la difficulté tient à la position plus qu'aux personnes.</w:t>
      </w:r>
    </w:p>
    <w:p w:rsidR="00B01F9F" w:rsidRPr="00B72B4E" w:rsidRDefault="00886E3A">
      <w:pPr>
        <w:rPr>
          <w:lang w:val="fr-FR"/>
        </w:rPr>
      </w:pPr>
      <w:r>
        <w:rPr>
          <w:lang w:val="fr-FR"/>
        </w:rPr>
        <w:t xml:space="preserve">Les chefs de salle occupent une place singulière. Sans lien hiérarchique avec leurs collègues, ils reçoivent ce qui ne se dit pas ailleurs : « les collègues viennent souvent nous parler de manière informelle » (E1). E2 explique que c'est justement l'absence de lien hiérarchique qui a rendu possible une discussion ouverte, alors que la même question adressée aux cadres « était vécue comme une agression ». Les chefs de salle jouent ainsi un rôle d'intermédiaire entre deux mondes, comparable à celui que le module décrit pour les </w:t>
      </w:r>
      <w:r>
        <w:rPr>
          <w:i/>
          <w:lang w:val="fr-FR"/>
        </w:rPr>
        <w:t>boundary spanners</w:t>
      </w:r>
      <w:r>
        <w:rPr>
          <w:lang w:val="fr-FR"/>
        </w:rPr>
        <w:t>, ces acteurs qui traduisent d'une logique à l'autre (Bonnet et al., 2017). Mais ce rôle n'est ni reconnu ni outillé. Ce que les chefs de salle transmettent formellement à l'encadrement, ce sont des volumes d'appels. Les signaux humains qu'ils recueillent restent à leur niveau.</w:t>
      </w:r>
    </w:p>
    <w:p w:rsidR="00B01F9F" w:rsidRPr="00B72B4E" w:rsidRDefault="00886E3A">
      <w:pPr>
        <w:pStyle w:val="Titre2"/>
        <w:rPr>
          <w:lang w:val="fr-FR"/>
        </w:rPr>
      </w:pPr>
      <w:bookmarkStart w:id="17" w:name="_Toc241271680"/>
      <w:r>
        <w:rPr>
          <w:lang w:val="fr-FR"/>
        </w:rPr>
        <w:t>4.3 Pouvoir, crédibilité et silence</w:t>
      </w:r>
      <w:bookmarkEnd w:id="17"/>
    </w:p>
    <w:p w:rsidR="00B01F9F" w:rsidRPr="00B72B4E" w:rsidRDefault="00886E3A">
      <w:pPr>
        <w:rPr>
          <w:lang w:val="fr-FR"/>
        </w:rPr>
      </w:pPr>
      <w:r>
        <w:rPr>
          <w:lang w:val="fr-FR"/>
        </w:rPr>
        <w:t>La fonction RH ne dispose pas seulement d'un pouvoir formel. Son influence repose aussi sur sa crédibilité auprès des différents acteurs (Aldrich et al., 2015 ; Sheehan et al., 2014). Or l'épisode qui a suivi l'audit interne a entamé cette crédibilité auprès des équipes. Les collaborateurs avaient exprimé leurs difficultés, et ils n'ont reçu aucun retour sur les conclusions. Ils ont en revanche reçu un message des RH exprimant leur confiance envers la direction. E1 précise que la réaction négative ne venait pas d'une attente de prise de position contre la direction. Elle venait du sentiment que « leur parole n'avait pas vraiment de poids ». Depuis, une partie des collaborateurs « perçoit les RH comme étant plus proches de la direction que des équipes » (E1).</w:t>
      </w:r>
    </w:p>
    <w:p w:rsidR="00B01F9F" w:rsidRPr="00B72B4E" w:rsidRDefault="00886E3A">
      <w:pPr>
        <w:rPr>
          <w:lang w:val="fr-FR"/>
        </w:rPr>
      </w:pPr>
      <w:r>
        <w:rPr>
          <w:lang w:val="fr-FR"/>
        </w:rPr>
        <w:t>Walker (2026) rappelle que les RH ne sont pas un médiateur neutre. Le problème, à la CTMG, n'est pas que les RH soutiennent l'organisation, ce qui relève de leur rôle, mais que les collaborateurs, faute d'autre canal, espéraient d'elles cet « espace neutre » (E1) que rien d'autre ne leur offre. Cet espoir déçu a renforcé le repli vers les canaux informels : « même si le RH est présent, certains vont plutôt parler à un collègue ou à un chef de salle » (E1).</w:t>
      </w:r>
    </w:p>
    <w:p w:rsidR="00B01F9F" w:rsidRPr="00B72B4E" w:rsidRDefault="00886E3A">
      <w:pPr>
        <w:rPr>
          <w:lang w:val="fr-FR"/>
        </w:rPr>
      </w:pPr>
      <w:r>
        <w:rPr>
          <w:lang w:val="fr-FR"/>
        </w:rPr>
        <w:t>Le pouvoir s'exerce aussi, comme l'a montré Hardy (1996), par le contrôle des processus et du sens, c'est-à-dire par ce qui peut être dit, où et par qui. Les entretiens décrivent un apprentissage progressif du silence. E1 observe que « certains ont commencé à faire attention à ce qu'ils disaient et à qui ils le disaient ». E2 rapporte qu'une collègue a été reprise pendant une demi-heure dans un bureau après avoir posé en public une question sur le calcul des horaires, et elle en tire une règle de conduite personnelle : « je ne veux pas m'attirer les foudres ». Nous ne pouvons pas vérifier la manière dont ces épisodes ont été vécus de l'autre côté. Leur effet sur le comportement des collaborateurs est en revanche clairement exprimé : on se tait, ou on parle seulement entre pairs (Pfeffer, 1992).</w:t>
      </w:r>
    </w:p>
    <w:p w:rsidR="00B01F9F" w:rsidRPr="00B72B4E" w:rsidRDefault="00886E3A">
      <w:pPr>
        <w:rPr>
          <w:lang w:val="fr-FR"/>
        </w:rPr>
      </w:pPr>
      <w:r>
        <w:rPr>
          <w:lang w:val="fr-FR"/>
        </w:rPr>
        <w:t xml:space="preserve">Le mécanisme se précise ainsi. Le Conseil dépend de l'information transmise par l'exécutif ; la délégation RH confie la remontée des difficultés à une ligne managériale qui les vit comme des mises en cause ; les chefs de salle qui recueillent cette information n'ont ni mandat ni outils </w:t>
        <w:lastRenderedPageBreak/>
        <w:t>pour la transmettre ; la perte de crédibilité des RH ferme le dernier canal. Reste à comprendre pourquoi les décideurs ne cherchent pas à combler ce vide : c'est l'objet de l'analyse des biais cognitifs.</w:t>
      </w:r>
    </w:p>
    <w:p w:rsidR="00B01F9F" w:rsidRPr="00B72B4E" w:rsidRDefault="00886E3A">
      <w:pPr>
        <w:pStyle w:val="Titre1"/>
        <w:rPr>
          <w:lang w:val="fr-FR"/>
        </w:rPr>
      </w:pPr>
      <w:bookmarkStart w:id="18" w:name="_Toc241271681"/>
      <w:r>
        <w:rPr>
          <w:lang w:val="fr-FR"/>
        </w:rPr>
        <w:t>5. Biais cognitifs et filtres de décision</w:t>
      </w:r>
      <w:bookmarkEnd w:id="18"/>
    </w:p>
    <w:p w:rsidR="00B01F9F" w:rsidRPr="00B72B4E" w:rsidRDefault="00886E3A">
      <w:pPr>
        <w:rPr>
          <w:lang w:val="fr-FR"/>
        </w:rPr>
      </w:pPr>
      <w:r>
        <w:rPr>
          <w:lang w:val="fr-FR"/>
        </w:rPr>
        <w:t>Les sections précédentes décrivent un circuit d'information défaillant. Elles n'expliquent pas pourquoi ceux qui se trouvent en haut de la chaîne ne cherchent pas davantage à le réparer. Charreaux (2005) invite à prendre au sérieux cette question : les dirigeants et les administrateurs ne sont pas des décideurs parfaitement rationnels, et leurs biais font partie des mécanismes de gouvernance eux-mêmes. Les décideurs concernés (direction du service, DUSC, RH, Conseil) n'ont pas été interrogés. Les biais présentés ici sont donc des hypothèses construites à partir de ce qui est observable depuis le terrain, et non des diagnostics posés sur des personnes. Pour chacun, nous indiquons ce qui dans les données le suggère, le mécanisme en jeu et ce qu'il produit sur l'orchestration RH.</w:t>
      </w:r>
    </w:p>
    <w:p w:rsidR="00B01F9F" w:rsidRPr="00B72B4E" w:rsidRDefault="00886E3A">
      <w:pPr>
        <w:pStyle w:val="Titre2"/>
        <w:rPr>
          <w:lang w:val="fr-FR"/>
        </w:rPr>
      </w:pPr>
      <w:bookmarkStart w:id="19" w:name="_Toc241271682"/>
      <w:r>
        <w:rPr>
          <w:lang w:val="fr-FR"/>
        </w:rPr>
        <w:t>5.1 Filtre d'attention : ce que l'organisation rend visible</w:t>
      </w:r>
      <w:bookmarkEnd w:id="19"/>
    </w:p>
    <w:p w:rsidR="00B01F9F" w:rsidRPr="00B72B4E" w:rsidRDefault="00886E3A">
      <w:pPr>
        <w:rPr>
          <w:lang w:val="fr-FR"/>
        </w:rPr>
      </w:pPr>
      <w:r>
        <w:rPr>
          <w:lang w:val="fr-FR"/>
        </w:rPr>
        <w:t>Ocasio (1997) propose de comprendre le comportement des organisations à partir de la manière dont elles distribuent l'attention de leurs décideurs. L'attention est une ressource rare. Ce sur quoi elle se porte dépend moins des préférences individuelles que des canaux, des règles et des procédures que l'organisation met à disposition. Une question qui ne dispose d'aucun canal pour atteindre les décideurs a peu de chances de retenir leur attention, quelle que soit son importance.</w:t>
      </w:r>
    </w:p>
    <w:p w:rsidR="00B01F9F" w:rsidRPr="00B72B4E" w:rsidRDefault="00886E3A">
      <w:pPr>
        <w:rPr>
          <w:lang w:val="fr-FR"/>
        </w:rPr>
      </w:pPr>
      <w:r>
        <w:rPr>
          <w:lang w:val="fr-FR"/>
        </w:rPr>
        <w:t xml:space="preserve">À la CTMG, les canaux existants transportent surtout des volumes qualifiés par des taux de réponse. Les chefs de salle rendent compte des tendances du volume d’appels traités, des particularités survenues </w:t>
      </w:r>
      <w:del w:id="9036" w:author="Claude (relecture)" w:date="2026-09-28T01:48:09Z">
        <w:r>
          <w:rPr>
            <w:lang w:val="fr-FR"/>
          </w:rPr>
          <w:delText xml:space="preserve">ainsi que d’observation et gestion managériale limitée</w:delText>
        </w:r>
      </w:del>
      <w:ins w:id="9037" w:author="Claude (relecture)" w:date="2026-09-28T01:48:09Z">
        <w:r>
          <w:rPr>
            <w:lang w:val="fr-FR"/>
          </w:rPr>
          <w:t xml:space="preserve">ainsi que d’observations managériales limitées</w:t>
        </w:r>
      </w:ins>
      <w:r>
        <w:rPr>
          <w:lang w:val="fr-FR"/>
        </w:rPr>
        <w:t xml:space="preserve">. Il existe une procédure structurée pour déclarer les événements indésirables techniques (« quoi, où, comment, qu'est-ce qui l'a déclenché »), mais aucune pour ce qui relève du managérial ou de la charge vécue : « on ne l'a pas pour tout ce qui est d'ordre managérial » (E2). Nul ne demande combien d'appels agressifs ont été reçus, ni ce qu'il advient de l’état psychologique d’un régulateur qui vient de vivre le suicide d'un appelant en ligne. E2 rapporte que la consigne se résume alors à « prends ta pause plus tôt ». Dans une telle architecture, la direction ne choisit pas délibérément d'ignorer l'humain : l'organisation de l'attention le rend invisible. C'est un point important pour le Conseil, car il fait passer le problème du registre du comportement individuel à celui de la conception des dispositifs, qui relève de la gouvernance.</w:t>
      </w:r>
    </w:p>
    <w:p w:rsidR="00B01F9F" w:rsidRPr="00B72B4E" w:rsidRDefault="00886E3A">
      <w:pPr>
        <w:pStyle w:val="Titre2"/>
        <w:rPr>
          <w:lang w:val="fr-FR"/>
        </w:rPr>
      </w:pPr>
      <w:bookmarkStart w:id="20" w:name="_Toc241271683"/>
      <w:r>
        <w:rPr>
          <w:lang w:val="fr-FR"/>
        </w:rPr>
        <w:t>5.2 Heuristique de disponibilité : juger sur ce qui remonte</w:t>
      </w:r>
      <w:bookmarkEnd w:id="20"/>
    </w:p>
    <w:p w:rsidR="00B01F9F" w:rsidRPr="00B72B4E" w:rsidRDefault="00886E3A">
      <w:pPr>
        <w:rPr>
          <w:lang w:val="fr-FR"/>
        </w:rPr>
      </w:pPr>
      <w:r>
        <w:rPr>
          <w:lang w:val="fr-FR"/>
        </w:rPr>
        <w:t>L'heuristique de disponibilité conduit à estimer l'importance d'un phénomène selon la facilité avec laquelle des exemples viennent à l'esprit (Tversky &amp; Kahneman, 1974), et le jugement intuitif s'appuie sur ce qui est immédiatement accessible sans chercher ce qui manque (Kahneman, 2012). Un organe qui ne reçoit ni plainte formelle, ni alerte, ni indicateur dégradé conclura donc assez naturellement que la situation est maîtrisée. Or, à la CTMG, l'absence de plainte résulte en partie du silence décrit en section 4.3. Les décideurs risquent de tirer une conclusion rassurante d'une absence d'information que le problème lui-même produit.</w:t>
      </w:r>
    </w:p>
    <w:p w:rsidR="00B01F9F" w:rsidRPr="00B72B4E" w:rsidRDefault="00886E3A">
      <w:pPr>
        <w:pStyle w:val="Titre2"/>
        <w:rPr>
          <w:lang w:val="fr-FR"/>
        </w:rPr>
      </w:pPr>
      <w:bookmarkStart w:id="21" w:name="_Toc241271684"/>
      <w:r>
        <w:rPr>
          <w:lang w:val="fr-FR"/>
        </w:rPr>
        <w:lastRenderedPageBreak/>
        <w:t>5.3 Biais de confirmation et escalade d'engagement</w:t>
      </w:r>
      <w:bookmarkEnd w:id="21"/>
    </w:p>
    <w:p w:rsidR="00B01F9F" w:rsidRPr="00B72B4E" w:rsidRDefault="00886E3A">
      <w:pPr>
        <w:rPr>
          <w:lang w:val="fr-FR"/>
        </w:rPr>
      </w:pPr>
      <w:r>
        <w:rPr>
          <w:lang w:val="fr-FR"/>
        </w:rPr>
        <w:t xml:space="preserve">L'épisode de l'audit interne est le plus délicat à interpréter et le plus important. Unisanté a lancé un audit, ce qui témoigne d'une volonté réelle de comprendre. Les conclusions n'ont pas été communiquées aux collaborateurs, et les RH ont ensuite exprimé leur confiance envers la direction du service (E1).</w:t>
      </w:r>
    </w:p>
    <w:p w:rsidR="00B01F9F" w:rsidRPr="00B72B4E" w:rsidRDefault="00886E3A">
      <w:pPr>
        <w:rPr>
          <w:lang w:val="fr-FR"/>
        </w:rPr>
      </w:pPr>
      <w:r>
        <w:rPr>
          <w:lang w:val="fr-FR"/>
        </w:rPr>
        <w:t>Schwenk (1988) recense parmi les biais les plus fréquents de la décision stratégique la tendance à interpréter les informations nouvelles à la lumière des croyances préalables, en retenant ce qui les confirme. Simonson et Staw (1992) montrent de leur côté comment les décideurs persistent dans une voie engagée lorsqu'ils s'en sentent personnellement responsables, et comment certaines techniques, comme fixer à l'avance des seuils d'alerte ou évaluer les décideurs sur la qualité de leur processus plutôt que sur l'issue, réduisent cette escalade. L'hypothèse que nous formulons est la suivante. La fonction de cheffe de service a été créée et pourvue par l'institution pendant la tutelle, dans un contexte de crise. Remettre en cause la manière dont le service est dirigé reviendrait, pour l'institution, à réexaminer ses propres choix. Le risque est alors de lire les résultats d'un audit dans le sens le plus compatible avec la décision initiale, et de réaffirmer publiquement son engagement plutôt que d'ouvrir la question.</w:t>
      </w:r>
    </w:p>
    <w:p w:rsidR="00B01F9F" w:rsidRPr="00B72B4E" w:rsidRDefault="00886E3A">
      <w:pPr>
        <w:rPr>
          <w:lang w:val="fr-FR"/>
        </w:rPr>
      </w:pPr>
      <w:r>
        <w:rPr>
          <w:lang w:val="fr-FR"/>
        </w:rPr>
        <w:t>Cette hypothèse doit être tenue à distance, car d'autres explications sont plausibles. L'audit peut n'avoir rien révélé qui justifie un changement. Les RH peuvent être tenues à un devoir de réserve sur son contenu. L'accompagnement managérial dont la direction a bénéficié, que E1 a appris de manière informelle, peut être la réponse que l'institution a jugée proportionnée, et il a d'ailleurs produit des effets visibles sur la communication. Mais c'est précisément parce que plusieurs lectures sont possibles que l'absence de restitution pose problème. Faute d'information, les collaborateurs retiennent la plus défavorable : leur parole « n'avait pas vraiment de poids » (E1).</w:t>
      </w:r>
    </w:p>
    <w:p w:rsidR="00B01F9F" w:rsidRPr="00B72B4E" w:rsidRDefault="00886E3A">
      <w:pPr>
        <w:pStyle w:val="Titre2"/>
        <w:rPr>
          <w:lang w:val="fr-FR"/>
        </w:rPr>
      </w:pPr>
      <w:bookmarkStart w:id="22" w:name="_Toc241271685"/>
      <w:r>
        <w:rPr>
          <w:lang w:val="fr-FR"/>
        </w:rPr>
        <w:t>5.4 Erreur d'attribution : imputer aux personnes ce qui relève du système</w:t>
      </w:r>
      <w:bookmarkEnd w:id="22"/>
    </w:p>
    <w:p w:rsidR="00B01F9F" w:rsidRPr="00B72B4E" w:rsidRDefault="00886E3A">
      <w:pPr>
        <w:rPr>
          <w:lang w:val="fr-FR"/>
        </w:rPr>
      </w:pPr>
      <w:r>
        <w:rPr>
          <w:lang w:val="fr-FR"/>
        </w:rPr>
        <w:t>L'erreur fondamentale d'attribution désigne la tendance à expliquer les comportements d'autrui par ses dispositions personnelles plutôt que par la situation. McCormick et Martinko (2004) ont montré que les attributions causales que font les leaders sur la performance de leurs collaborateurs orientent directement leurs réactions. Barker et Barr (2002) observent que les dirigeants qui attribuent un déclin à des causes internes sont plus enclins à engager une réorientation que ceux qui l'attribuent à des causes extérieures à leur propre action.</w:t>
      </w:r>
    </w:p>
    <w:p w:rsidR="00B01F9F" w:rsidRPr="00B72B4E" w:rsidRDefault="00886E3A">
      <w:pPr>
        <w:rPr>
          <w:lang w:val="fr-FR"/>
        </w:rPr>
      </w:pPr>
      <w:r>
        <w:rPr>
          <w:lang w:val="fr-FR"/>
        </w:rPr>
        <w:t xml:space="preserve">Les entretiens suggèrent des attributions de ce type. Un arrêt maladie de cinq jours est traité comme un manquement individuel à une procédure, et non comme le signe possible d'une charge de travail en période de sous-effectif (E2). Une collaboratrice décrite comme « dans la revendication » finit par partir, et son départ est vécu par ses collègues comme l'aboutissement d'une mise à l'écart, alors que, selon E2, elle disait « des choses qui pouvaient être vraies ». Si chaque départ est lu comme un cas particulier (une personnalité difficile, un projet personnel, une inadaptation au poste), la série des départs ne devient jamais un phénomène organisationnel. Pour reprendre Barker et Barr, l'absence d'attribution interne rend la réorientation improbable. Le même mécanisme peut jouer au niveau du Conseil, dont </w:t>
        <w:lastRenderedPageBreak/>
        <w:t>l'évaluation de la direction dépend des attributions qu'il fait des difficultés qu'on lui rapporte (Haleblian &amp; Rajagopalan, 2006).</w:t>
      </w:r>
    </w:p>
    <w:p w:rsidR="00B01F9F" w:rsidRPr="00B72B4E" w:rsidRDefault="00886E3A">
      <w:pPr>
        <w:pStyle w:val="Titre2"/>
        <w:rPr>
          <w:lang w:val="fr-FR"/>
        </w:rPr>
      </w:pPr>
      <w:bookmarkStart w:id="23" w:name="_Toc241271686"/>
      <w:r>
        <w:rPr>
          <w:lang w:val="fr-FR"/>
        </w:rPr>
        <w:t>5.5 Le risque de pensée de groupe</w:t>
      </w:r>
      <w:bookmarkEnd w:id="23"/>
    </w:p>
    <w:p w:rsidR="00B01F9F" w:rsidRPr="00B72B4E" w:rsidRDefault="00886E3A">
      <w:pPr>
        <w:rPr>
          <w:lang w:val="fr-FR"/>
        </w:rPr>
      </w:pPr>
      <w:r>
        <w:rPr>
          <w:lang w:val="fr-FR"/>
        </w:rPr>
        <w:t>Janis (1972) décrit la pensée de groupe comme la tendance d'un groupe soudé, sous pression, à privilégier l'unanimité au détriment de l'examen critique, notamment en écartant les informations dérangeantes. Nous n'avons aucune donnée sur le fonctionnement interne de la direction du service, du DUSC ou des RH, et il serait abusif d'affirmer que ce mécanisme y est à l'œuvre. Les conditions qui le favorisent sont toutefois réunies : une coalition dirigeante constituée en période de crise, soucieuse de stabilité et exposée aux critiques du terrain. Le message de soutien des RH, qui présente la ligne dirigeante comme unie, est compatible avec cette lecture sans en constituer une preuve.</w:t>
      </w:r>
    </w:p>
    <w:p w:rsidR="00B01F9F" w:rsidRPr="00B72B4E" w:rsidRDefault="00886E3A">
      <w:pPr>
        <w:pStyle w:val="Titre2"/>
        <w:rPr>
          <w:lang w:val="fr-FR"/>
        </w:rPr>
      </w:pPr>
      <w:bookmarkStart w:id="24" w:name="_Toc241271687"/>
      <w:r>
        <w:rPr>
          <w:lang w:val="fr-FR"/>
        </w:rPr>
        <w:t>5.6 Découplage : changer la forme sans changer le fond</w:t>
      </w:r>
      <w:bookmarkEnd w:id="24"/>
    </w:p>
    <w:p w:rsidR="00B01F9F" w:rsidRPr="00B72B4E" w:rsidRDefault="00886E3A">
      <w:pPr>
        <w:rPr>
          <w:lang w:val="fr-FR"/>
        </w:rPr>
      </w:pPr>
      <w:r>
        <w:rPr>
          <w:lang w:val="fr-FR"/>
        </w:rPr>
        <w:t>E1 fait une distinction qui résume bien la situation. Depuis l'accompagnement managérial, la communication est « plus mesuré[e], plus calme, certaines choses sont mieux formulées ». Mais « sur le fond », il ne voit « pas encore de changement majeur dans la gouvernance ». Gioia et Chittipeddi (1991) ont décrit le travail de production de sens (</w:t>
      </w:r>
      <w:r>
        <w:rPr>
          <w:i/>
          <w:lang w:val="fr-FR"/>
        </w:rPr>
        <w:t>sensegiving</w:t>
      </w:r>
      <w:r>
        <w:rPr>
          <w:lang w:val="fr-FR"/>
        </w:rPr>
        <w:t>) par lequel les dirigeants cherchent à orienter la manière dont les autres interprètent une situation. Weick (1995) rappelle que chacun construit le sens de ce qu'il vit à partir d'indices, et que les collaborateurs interprètent aussi bien les silences que les messages. Ici, l'effort porte sur la formulation, alors que ce qui est interprété par les équipes, ce sont les actes.</w:t>
      </w:r>
    </w:p>
    <w:p w:rsidR="00B01F9F" w:rsidRPr="00B72B4E" w:rsidRDefault="00886E3A">
      <w:pPr>
        <w:rPr>
          <w:lang w:val="fr-FR"/>
        </w:rPr>
      </w:pPr>
      <w:r>
        <w:rPr>
          <w:lang w:val="fr-FR"/>
        </w:rPr>
        <w:t>Meyer et Rowan (1977) offrent la lecture la plus éclairante de cet épisode. Ils ont montré que les organisations adoptent des structures formelles qui répondent aux attentes de leur environnement institutionnel, et les découplent parfois de leur fonctionnement réel. Ce découplage s'accompagne d'une « logique de confiance » : on affirme sa confiance dans les acteurs et on évite l'inspection approfondie de ce qui se passe réellement. Un audit sans restitution, suivi d'un message de confiance, correspond presque terme à terme à cette description. L'audit remplit sa fonction de légitimité, puisque l'institution a agi, sans produire l'apprentissage qu'on pouvait en attendre.</w:t>
      </w:r>
    </w:p>
    <w:p w:rsidR="00B01F9F" w:rsidRPr="00B72B4E" w:rsidRDefault="00886E3A">
      <w:pPr>
        <w:pStyle w:val="Titre2"/>
        <w:rPr>
          <w:lang w:val="fr-FR"/>
        </w:rPr>
      </w:pPr>
      <w:bookmarkStart w:id="25" w:name="_Toc241271688"/>
      <w:r>
        <w:rPr>
          <w:lang w:val="fr-FR"/>
        </w:rPr>
        <w:t>5.7 Synthèse : une boucle qui s'auto-entretient</w:t>
      </w:r>
      <w:bookmarkEnd w:id="25"/>
    </w:p>
    <w:p w:rsidR="00B01F9F" w:rsidRPr="00B72B4E" w:rsidRDefault="00886E3A">
      <w:pPr>
        <w:rPr>
          <w:lang w:val="fr-FR"/>
        </w:rPr>
      </w:pPr>
      <w:r>
        <w:rPr>
          <w:lang w:val="fr-FR"/>
        </w:rPr>
        <w:t>Côté terrain, les collaborateurs ont appris à se taire (section 4.3). Ce silence alimente directement les biais décrits plus haut : les décideurs raisonnent sur une information déjà filtrée, jugent la situation maîtrisée et attribuent les difficultés résiduelles à des cas individuels. Les départs se poursuivent, sans que les indicateurs suivis ne les rendent visibles comme un phénomène d'ensemble. La boucle se referme ainsi, comme le montrent les deux flux opposés de la figure 1 (annexe B). Des canaux centrés sur le volume structurent l'attention, l'humain reste invisible, les difficultés sont attribuées aux personnes et l'engagement initial est confirmé, la parole se tait, et les indicateurs continuent de ne rien montrer.</w:t>
      </w:r>
    </w:p>
    <w:p w:rsidR="00B01F9F" w:rsidRPr="00B72B4E" w:rsidRDefault="00886E3A">
      <w:pPr>
        <w:rPr>
          <w:lang w:val="fr-FR"/>
        </w:rPr>
      </w:pPr>
      <w:r>
        <w:rPr>
          <w:lang w:val="fr-FR"/>
        </w:rPr>
        <w:t xml:space="preserve">Une précaution s'impose au terme de cette section. Tetlock (2000) a montré que la détection des biais dépend aussi du point de vue de celui qui les observe : ce que l'un qualifie de biais, l'autre peut le considérer comme une prudence légitime. Notre position de chef de salle nous </w:t>
        <w:lastRenderedPageBreak/>
        <w:t>rend plus attentif aux biais des décideurs qu'aux nôtres. C'est une raison supplémentaire pour présenter ces analyses comme des hypothèses que seule une démarche contradictoire, incluant la direction et les RH, permettrait de confirmer.</w:t>
      </w:r>
    </w:p>
    <w:p w:rsidR="00B01F9F" w:rsidRPr="00B72B4E" w:rsidRDefault="00886E3A">
      <w:pPr>
        <w:pStyle w:val="Titre1"/>
        <w:rPr>
          <w:lang w:val="fr-FR"/>
        </w:rPr>
      </w:pPr>
      <w:bookmarkStart w:id="26" w:name="_Toc241271689"/>
      <w:r>
        <w:rPr>
          <w:lang w:val="fr-FR"/>
        </w:rPr>
        <w:t>6. Facteurs facilitant ou limitant le positionnement stratégique de la fonction RH</w:t>
      </w:r>
      <w:bookmarkEnd w:id="26"/>
    </w:p>
    <w:p w:rsidR="00B01F9F" w:rsidRPr="00B72B4E" w:rsidRDefault="00886E3A">
      <w:pPr>
        <w:rPr>
          <w:lang w:val="fr-FR"/>
        </w:rPr>
      </w:pPr>
      <w:r>
        <w:rPr>
          <w:lang w:val="fr-FR"/>
        </w:rPr>
        <w:t xml:space="preserve">Boxall (1996) distingue la qualité du capital humain et celle des processus qui le mobilisent ; un capital humain qualifié « reste stérile s'il n'est pas managé par des pratiques RH structurées, initiées par la gouvernance » (Bédat, 2026). La CTMG illustre bien ce décalage.</w:t>
      </w:r>
    </w:p>
    <w:p w:rsidR="00B01F9F" w:rsidRPr="00B72B4E" w:rsidRDefault="00886E3A">
      <w:pPr>
        <w:rPr>
          <w:lang w:val="fr-FR"/>
        </w:rPr>
      </w:pPr>
      <w:r>
        <w:rPr>
          <w:lang w:val="fr-FR"/>
        </w:rPr>
        <w:t xml:space="preserve">Les facteurs facilitants sont réels. Le capital humain, fait d'</w:t>
      </w:r>
      <w:del w:id="9038" w:author="Claude (relecture)" w:date="2026-09-28T01:48:09Z">
        <w:r>
          <w:rPr>
            <w:lang w:val="fr-FR"/>
          </w:rPr>
          <w:delText xml:space="preserve">infirmiers expérimentés et autonomes et formés</w:delText>
        </w:r>
      </w:del>
      <w:ins w:id="9039" w:author="Claude (relecture)" w:date="2026-09-28T01:48:09Z">
        <w:r>
          <w:rPr>
            <w:lang w:val="fr-FR"/>
          </w:rPr>
          <w:t xml:space="preserve">infirmiers expérimentés, autonomes et formés</w:t>
        </w:r>
      </w:ins>
      <w:r>
        <w:rPr>
          <w:lang w:val="fr-FR"/>
        </w:rPr>
        <w:t xml:space="preserve"> à la régulation sanitaire, est une ressource précieuse, rare et difficile à imiter (Barney &amp; Wright, 1998). Les solidarités entre collègues ont montré leur efficacité. Du côté institutionnel, l'audit commandé montre que l'institution sait se saisir d'un signal, la communication de la direction s'est améliorée (E1), un représentant des RH est présent chaque semaine, et Unisanté dispose d'un département consacré à la santé au travail.</w:t>
      </w:r>
    </w:p>
    <w:p w:rsidR="00B01F9F" w:rsidRPr="00B72B4E" w:rsidRDefault="00886E3A">
      <w:pPr>
        <w:rPr>
          <w:lang w:val="fr-FR"/>
        </w:rPr>
      </w:pPr>
      <w:r>
        <w:rPr>
          <w:lang w:val="fr-FR"/>
        </w:rPr>
        <w:t xml:space="preserve">Les facteurs limitants correspondent aux mécanismes analysés dans les sections précédentes : distance et perte de crédibilité des RH, pilotage par les volumes, absence de la fonction RH au niveau du Conseil, absence d'espaces d'écoute et de débriefing, circuits administratifs et contractuels lents. Brandl et Pohler (2010) rappellent que le rôle du département RH dépend largement des attentes que la direction générale nourrit à son égard. Rien n'indique qu'à la CTMG la fonction RH soit attendue comme partenaire stratégique : elle apparaît comme instance administrative et, lors de l'audit, comme soutien de la ligne hiérarchique. Or, dans le secteur public suisse, les pratiques RH agissent sur la performance notamment par l'intermédiaire de la motivation intrinsèque des agents (Giauque et al., 2013). Dans un service qui repose sur la motivation de soignants, ce positionnement n'est pas secondaire.</w:t>
      </w:r>
    </w:p>
    <w:p w:rsidR="00B01F9F" w:rsidRPr="00B72B4E" w:rsidRDefault="00886E3A">
      <w:pPr>
        <w:pStyle w:val="Titre1"/>
        <w:rPr>
          <w:lang w:val="fr-FR"/>
        </w:rPr>
      </w:pPr>
      <w:bookmarkStart w:id="27" w:name="_Toc241271690"/>
      <w:r>
        <w:rPr>
          <w:lang w:val="fr-FR"/>
        </w:rPr>
        <w:t>7. Risques, enjeux éthiques et points de vigilance</w:t>
      </w:r>
      <w:bookmarkEnd w:id="27"/>
    </w:p>
    <w:p w:rsidR="00B01F9F" w:rsidRPr="00B72B4E" w:rsidRDefault="00886E3A">
      <w:pPr>
        <w:pStyle w:val="Titre2"/>
        <w:rPr>
          <w:lang w:val="fr-FR"/>
        </w:rPr>
      </w:pPr>
      <w:bookmarkStart w:id="28" w:name="_Toc241271691"/>
      <w:r>
        <w:rPr>
          <w:lang w:val="fr-FR"/>
        </w:rPr>
        <w:t>7.1 Les risques</w:t>
      </w:r>
      <w:bookmarkEnd w:id="28"/>
    </w:p>
    <w:p w:rsidR="00B01F9F" w:rsidRPr="00B72B4E" w:rsidRDefault="00886E3A">
      <w:pPr>
        <w:rPr>
          <w:lang w:val="fr-FR"/>
        </w:rPr>
      </w:pPr>
      <w:r>
        <w:rPr>
          <w:lang w:val="fr-FR"/>
        </w:rPr>
        <w:t xml:space="preserve">L'expertise des régulateurs est en grande partie tacite : elle relève de ce que Polanyi (1966) décrivait comme un savoir que l'on possède sans pouvoir entièrement l'énoncer. Elle se transmet par la pratique partagée et le compagnonnage bien plus que par des procédures (Nonaka &amp; Takeuchi, 1995 ; Lamari, 2010). Chaque départ emporte une part de ce savoir, et chaque arrivée impose jusqu'à trois mois de formation (E2). Le turnover observé sur le terrain, sans pouvoir être chiffré, a donc un coût cumulatif : il épuise ceux qui restent et qui forment, abaisse le niveau d'expertise de la centrale et augmente la charge de travail. </w:t>
      </w:r>
      <w:del w:id="9040" w:author="Claude (relecture)" w:date="2026-09-28T01:48:09Z">
        <w:r>
          <w:rPr>
            <w:lang w:val="fr-FR"/>
          </w:rPr>
          <w:delText xml:space="preserve">Ces faits exposent donc un risque</w:delText>
        </w:r>
      </w:del>
      <w:ins w:id="9041" w:author="Claude (relecture)" w:date="2026-09-28T01:48:09Z">
        <w:r>
          <w:rPr>
            <w:lang w:val="fr-FR"/>
          </w:rPr>
          <w:t xml:space="preserve">Ces faits exposent donc l’organisation à un risque</w:t>
        </w:r>
      </w:ins>
      <w:r>
        <w:rPr>
          <w:lang w:val="fr-FR"/>
        </w:rPr>
        <w:t xml:space="preserve"> de perte de capital humain.</w:t>
      </w:r>
    </w:p>
    <w:p w:rsidR="00B01F9F" w:rsidRPr="00B72B4E" w:rsidRDefault="00886E3A">
      <w:pPr>
        <w:rPr>
          <w:lang w:val="fr-FR"/>
        </w:rPr>
      </w:pPr>
      <w:r>
        <w:rPr>
          <w:lang w:val="fr-FR"/>
        </w:rPr>
        <w:t xml:space="preserve">Une centrale en sous-effectif récurrent, dont les collaborateurs n'ont pas d'espace pour déposer la charge émotionnelle de leurs appels, voit augmenter le risque d'erreur d'orientation sur des situations parfois graves. E2 le formule à sa manière, en évoquant un « sac à dos » que l'on remplit sans jamais pouvoir le vider. </w:t>
      </w:r>
      <w:del w:id="9042" w:author="Claude (relecture)" w:date="2026-09-28T01:48:09Z">
        <w:r>
          <w:rPr>
            <w:lang w:val="fr-FR"/>
          </w:rPr>
          <w:delText xml:space="preserve">Ces conditions exposent un risque</w:delText>
        </w:r>
      </w:del>
      <w:ins w:id="9043" w:author="Claude (relecture)" w:date="2026-09-28T01:48:09Z">
        <w:r>
          <w:rPr>
            <w:lang w:val="fr-FR"/>
          </w:rPr>
          <w:t xml:space="preserve">Ces conditions exposent à un risque</w:t>
        </w:r>
      </w:ins>
      <w:r>
        <w:rPr>
          <w:lang w:val="fr-FR"/>
        </w:rPr>
        <w:t xml:space="preserve"> opérationnel, de sécurité de l’appelant et de responsabilité pour le professionnel et l’organisation.</w:t>
      </w:r>
    </w:p>
    <w:p w:rsidR="00B01F9F" w:rsidRPr="00B72B4E" w:rsidRDefault="009F69CD">
      <w:pPr>
        <w:rPr>
          <w:lang w:val="fr-FR"/>
        </w:rPr>
      </w:pPr>
      <w:r>
        <w:rPr>
          <w:lang w:val="fr-FR"/>
        </w:rPr>
        <w:lastRenderedPageBreak/>
        <w:t xml:space="preserve">Enfin, il existe un risque de légitimité et de réputation. Sortie d'une crise qui a conduit à la dissolution de l'entité qui la gérait, la CTMG remplit une mission de santé publique financée par l'impôt. Une nouvelle crise, liée au personnel ou à la qualité de la prestation, atteindrait aussi Unisanté, qui l'a accueillie. La question de la résilience organisationnelle, entre agilité et rigidité, se pose ici avec acuité (Giovannini &amp; Giauque, 2023).</w:t>
      </w:r>
    </w:p>
    <w:p w:rsidR="00B01F9F" w:rsidRPr="00B72B4E" w:rsidRDefault="00886E3A">
      <w:pPr>
        <w:pStyle w:val="Titre2"/>
        <w:rPr>
          <w:lang w:val="fr-FR"/>
        </w:rPr>
      </w:pPr>
      <w:bookmarkStart w:id="29" w:name="_Toc241271692"/>
      <w:r>
        <w:rPr>
          <w:lang w:val="fr-FR"/>
        </w:rPr>
        <w:t>7.2 Les enjeux éthiques</w:t>
      </w:r>
      <w:bookmarkEnd w:id="29"/>
    </w:p>
    <w:p w:rsidR="00B01F9F" w:rsidRPr="00B72B4E" w:rsidRDefault="00886E3A">
      <w:pPr>
        <w:rPr>
          <w:lang w:val="fr-FR"/>
        </w:rPr>
      </w:pPr>
      <w:r>
        <w:rPr>
          <w:lang w:val="fr-FR"/>
        </w:rPr>
        <w:t xml:space="preserve">Trois enjeux éthiques ressortent des entretiens. Le premier est la santé psychique au travail : l'absence de débriefing après des appels traumatiques expose les collaborateurs à une usure dont l'employeur porte la responsabilité. Le deuxième est la protection de la parole : lorsque des collaborateurs disent craindre des représailles et rapportent des épisodes qui nourrissent cette crainte, la question touche aux devoirs de l'employeur public. Nous n'avons pas vérifié ces épisodes, mais la perception est en soi un fait organisationnel. Le troisième est la loyauté envers les personnes qui ont participé à l'audit interne : ne leur donner aucun retour revient à traiter leur parole comme une simple ressource d'information.</w:t>
      </w:r>
    </w:p>
    <w:p w:rsidR="00B01F9F" w:rsidRPr="00B72B4E" w:rsidRDefault="00886E3A">
      <w:pPr>
        <w:pStyle w:val="Titre2"/>
        <w:rPr>
          <w:lang w:val="fr-FR"/>
        </w:rPr>
      </w:pPr>
      <w:bookmarkStart w:id="30" w:name="_Toc241271693"/>
      <w:r>
        <w:rPr>
          <w:lang w:val="fr-FR"/>
        </w:rPr>
        <w:t>7.3 Les points de vigilance</w:t>
      </w:r>
      <w:bookmarkEnd w:id="30"/>
    </w:p>
    <w:p w:rsidR="00B01F9F" w:rsidRPr="00B72B4E" w:rsidRDefault="00886E3A">
      <w:pPr>
        <w:rPr>
          <w:lang w:val="fr-FR"/>
        </w:rPr>
      </w:pPr>
      <w:r>
        <w:rPr>
          <w:lang w:val="fr-FR"/>
        </w:rPr>
        <w:t xml:space="preserve">Deux précautions s'imposent : ne pas personnaliser le diagnostic, car les mécanismes identifiés survivraient à un changement de personne s'ils n'étaient pas traités pour eux-mêmes ; garantir la confidentialité de toute restitution ou dispositif d'écoute, car dans une équipe d'une soixantaine de personnes, un détail suffit à identifier son auteur.</w:t>
      </w:r>
    </w:p>
    <w:p w:rsidR="00B01F9F" w:rsidRPr="00B72B4E" w:rsidRDefault="00886E3A">
      <w:pPr>
        <w:pStyle w:val="Titre1"/>
        <w:rPr>
          <w:lang w:val="fr-FR"/>
        </w:rPr>
      </w:pPr>
      <w:bookmarkStart w:id="31" w:name="_Toc241271694"/>
      <w:r>
        <w:rPr>
          <w:lang w:val="fr-FR"/>
        </w:rPr>
        <w:t>8. Diagnostic et recommandations au Conseil d'Unisanté</w:t>
      </w:r>
      <w:bookmarkEnd w:id="31"/>
    </w:p>
    <w:p w:rsidR="00B01F9F" w:rsidRPr="00B72B4E" w:rsidRDefault="00886E3A">
      <w:pPr>
        <w:pStyle w:val="Titre2"/>
        <w:rPr>
          <w:lang w:val="fr-FR"/>
        </w:rPr>
      </w:pPr>
      <w:bookmarkStart w:id="32" w:name="_Toc241271695"/>
      <w:r>
        <w:rPr>
          <w:lang w:val="fr-FR"/>
        </w:rPr>
        <w:t>8.1 Diagnostic</w:t>
      </w:r>
      <w:bookmarkEnd w:id="32"/>
    </w:p>
    <w:p w:rsidR="00B01F9F" w:rsidRPr="00B72B4E" w:rsidRDefault="00886E3A">
      <w:pPr>
        <w:rPr>
          <w:lang w:val="fr-FR"/>
        </w:rPr>
      </w:pPr>
      <w:r>
        <w:rPr>
          <w:lang w:val="fr-FR"/>
        </w:rPr>
        <w:t xml:space="preserve">La CTMG ne souffre pas d'un manque de structures, mais de l'absence d'un dispositif qui permette à la gouvernance de voir l'humain. Au sens de Charreaux (2005), les leviers disciplinaires sont bien présents, les leviers cognitifs presque absents. L'architecture dualiste rend le Conseil dépendant de l'information produite par l'exécutif. La délégation RH confie la remontée des difficultés à une ligne managériale qui les vit comme des critiques, et les chefs de salle qui recueillent cette information n'ont aucun moyen de la transmettre. Les biais des décideurs entretiennent enfin une lecture rassurante de la situation.</w:t>
      </w:r>
    </w:p>
    <w:p w:rsidR="00B01F9F" w:rsidRPr="00B72B4E" w:rsidRDefault="00886E3A">
      <w:pPr>
        <w:rPr>
          <w:lang w:val="fr-FR"/>
        </w:rPr>
      </w:pPr>
      <w:r>
        <w:rPr>
          <w:lang w:val="fr-FR"/>
        </w:rPr>
        <w:t>Le Conseil n'a pas vocation à gérer le service : les recommandations qui suivent passent par ses compétences propres (objectifs annuels, plan stratégique, comptes rendus exigés de la direction générale, contrat de prestations).</w:t>
      </w:r>
    </w:p>
    <w:p w:rsidR="00B01F9F" w:rsidRPr="00B72B4E" w:rsidRDefault="00886E3A">
      <w:pPr>
        <w:pStyle w:val="Titre2"/>
        <w:rPr>
          <w:lang w:val="fr-FR"/>
        </w:rPr>
      </w:pPr>
      <w:bookmarkStart w:id="33" w:name="_Toc241271696"/>
      <w:r>
        <w:rPr>
          <w:lang w:val="fr-FR"/>
        </w:rPr>
        <w:t>8.2 Recommandations</w:t>
      </w:r>
      <w:bookmarkEnd w:id="33"/>
    </w:p>
    <w:p w:rsidR="00B01F9F" w:rsidRPr="00B72B4E" w:rsidRDefault="00886E3A">
      <w:pPr>
        <w:rPr>
          <w:lang w:val="fr-FR"/>
        </w:rPr>
      </w:pPr>
      <w:r>
        <w:rPr>
          <w:lang w:val="fr-FR"/>
        </w:rPr>
        <w:t>Les recommandations sont classées par horizon : les recommandations 1 et 3 peuvent être engagées à court terme (trois à six mois), les recommandations 2, 4, 5 et 6 relèvent des objectifs de l'exercice suivant, et la septième ferme la boucle à douze mois.</w:t>
      </w:r>
    </w:p>
    <w:p w:rsidR="00B01F9F" w:rsidRPr="00B72B4E" w:rsidRDefault="00886E3A">
      <w:pPr>
        <w:rPr>
          <w:lang w:val="fr-FR"/>
        </w:rPr>
      </w:pPr>
      <w:r>
        <w:rPr>
          <w:b/>
          <w:lang w:val="fr-FR"/>
        </w:rPr>
        <w:t>1. Demander une restitution de l'audit interne.</w:t>
      </w:r>
      <w:r>
        <w:rPr>
          <w:lang w:val="fr-FR"/>
        </w:rPr>
        <w:t xml:space="preserve"> Le Conseil peut demander à la direction générale qu'une synthèse soit présentée aux collaborateurs : ce qui a été identifié, ce qui sera travaillé et selon quel calendrier. Il ne s'agit pas de publier le rapport, mais de trouver le « juste </w:t>
        <w:lastRenderedPageBreak/>
        <w:t>milieu » entre « tout dire et ne rien dire » qu'évoque E1, et de sortir ainsi de la logique de confiance décrite par Meyer et Rowan (1977).</w:t>
      </w:r>
    </w:p>
    <w:p w:rsidR="00B01F9F" w:rsidRPr="00B72B4E" w:rsidRDefault="00886E3A">
      <w:pPr>
        <w:rPr>
          <w:lang w:val="fr-FR"/>
        </w:rPr>
      </w:pPr>
      <w:r>
        <w:rPr>
          <w:b/>
          <w:lang w:val="fr-FR"/>
        </w:rPr>
        <w:t>2. Faire de la santé organisationnelle un objet de gouvernance.</w:t>
      </w:r>
      <w:r>
        <w:rPr>
          <w:lang w:val="fr-FR"/>
        </w:rPr>
        <w:t xml:space="preserve"> Le Conseil peut inscrire dans les objectifs annuels un suivi d'indicateurs humains présentés au même niveau que les volumes d'activité : rotation, absentéisme, ancienneté, motifs de départ recueillis par une personne extérieure au service. Ce qui dispose d'un canal peut enfin être vu (Ocasio, 1997), et les questions de personnel entrent dans le travail du Conseil (Hilb, 2016).</w:t>
      </w:r>
    </w:p>
    <w:p w:rsidR="00B01F9F" w:rsidRPr="00B72B4E" w:rsidRDefault="00886E3A">
      <w:pPr>
        <w:rPr>
          <w:lang w:val="fr-FR"/>
        </w:rPr>
      </w:pPr>
      <w:r>
        <w:rPr>
          <w:b/>
          <w:lang w:val="fr-FR"/>
        </w:rPr>
        <w:t>3. Créer un canal de remontée indépendant de la hiérarchie.</w:t>
      </w:r>
      <w:r>
        <w:rPr>
          <w:lang w:val="fr-FR"/>
        </w:rPr>
        <w:t xml:space="preserve"> Une personne de confiance extérieure au service, ou une enquête anonyme régulière dont les résultats sont communiqués, offrirait l'« espace neutre » attendu des RH et corrigerait l'autocensure décrite en sections 4.3 et 5.7.</w:t>
      </w:r>
    </w:p>
    <w:p w:rsidR="00B01F9F" w:rsidRPr="00B72B4E" w:rsidRDefault="00886E3A">
      <w:pPr>
        <w:rPr>
          <w:lang w:val="fr-FR"/>
        </w:rPr>
      </w:pPr>
      <w:r>
        <w:rPr>
          <w:b/>
          <w:lang w:val="fr-FR"/>
        </w:rPr>
        <w:t>4. Outiller les décisions touchant les personnes contre les biais.</w:t>
      </w:r>
      <w:r>
        <w:rPr>
          <w:lang w:val="fr-FR"/>
        </w:rPr>
        <w:t xml:space="preserve"> Avant de réaffirmer une confiance ou de clore un dossier sensible, la direction générale et les RH peuvent utiliser la grille de Kahneman, Lovallo et Sibony (2011), ainsi que l'analyse pré-mortem (Klein, 2007). Fixer à l'avance des seuils d'alerte, par exemple un niveau de départs déclenchant une revue externe, réduit le risque d'escalade (Simonson &amp; Staw, 1992).</w:t>
      </w:r>
    </w:p>
    <w:p w:rsidR="00B01F9F" w:rsidRPr="00B72B4E" w:rsidRDefault="00886E3A">
      <w:pPr>
        <w:rPr>
          <w:lang w:val="fr-FR"/>
        </w:rPr>
      </w:pPr>
      <w:r>
        <w:rPr>
          <w:b/>
          <w:lang w:val="fr-FR"/>
        </w:rPr>
        <w:t>5. Clarifier et outiller la délégation RH.</w:t>
      </w:r>
      <w:r>
        <w:rPr>
          <w:lang w:val="fr-FR"/>
        </w:rPr>
        <w:t xml:space="preserve"> Former les cadres de proximité à la gestion des personnes et à l'accueil de la critique ; reconnaître le rôle de relais des chefs de salle en ajoutant à leurs comptes rendus une remontée qualitative ; fixer des délais pour les décisions contractuelles.</w:t>
      </w:r>
    </w:p>
    <w:p w:rsidR="00B01F9F" w:rsidRPr="00B72B4E" w:rsidRDefault="00886E3A">
      <w:pPr>
        <w:rPr>
          <w:lang w:val="fr-FR"/>
        </w:rPr>
      </w:pPr>
      <w:r>
        <w:rPr>
          <w:b/>
          <w:lang w:val="fr-FR"/>
        </w:rPr>
        <w:t>6. Institutionnaliser le débriefing</w:t>
      </w:r>
      <w:r>
        <w:rPr>
          <w:lang w:val="fr-FR"/>
        </w:rPr>
        <w:t xml:space="preserve"> après les appels difficiles, avec l'appui des compétences d'Unisanté en santé au travail.</w:t>
      </w:r>
    </w:p>
    <w:p w:rsidR="00B01F9F" w:rsidRPr="00B72B4E" w:rsidRDefault="00886E3A">
      <w:pPr>
        <w:rPr>
          <w:lang w:val="fr-FR"/>
        </w:rPr>
      </w:pPr>
      <w:r>
        <w:rPr>
          <w:b/>
          <w:lang w:val="fr-FR"/>
        </w:rPr>
        <w:t>7. Évaluer après douze mois</w:t>
      </w:r>
      <w:r>
        <w:rPr>
          <w:lang w:val="fr-FR"/>
        </w:rPr>
        <w:t>, par un tiers externe au service, avec cette fois une restitution aux équipes. C'est à cette condition que les collaborateurs pourront voir, selon les mots de E1, « que leur parole peut réellement avoir un effet sur le fonctionnement du service ».</w:t>
      </w:r>
    </w:p>
    <w:p w:rsidR="00B01F9F" w:rsidRPr="00B72B4E" w:rsidRDefault="00886E3A">
      <w:pPr>
        <w:rPr>
          <w:lang w:val="fr-FR"/>
        </w:rPr>
      </w:pPr>
      <w:r>
        <w:rPr>
          <w:lang w:val="fr-FR"/>
        </w:rPr>
        <w:t>Le tableau de l'annexe E synthétise ces recommandations, les mécanismes qu'elles visent et les indicateurs de suivi proposés.</w:t>
      </w:r>
    </w:p>
    <w:p w:rsidR="00B01F9F" w:rsidRPr="00B72B4E" w:rsidRDefault="00886E3A">
      <w:pPr>
        <w:pStyle w:val="Titre1"/>
        <w:rPr>
          <w:lang w:val="fr-FR"/>
        </w:rPr>
      </w:pPr>
      <w:bookmarkStart w:id="34" w:name="_Toc241271697"/>
      <w:r>
        <w:rPr>
          <w:lang w:val="fr-FR"/>
        </w:rPr>
        <w:t>Conclusion</w:t>
      </w:r>
      <w:bookmarkEnd w:id="34"/>
    </w:p>
    <w:p w:rsidR="00B01F9F" w:rsidRPr="00B72B4E" w:rsidRDefault="00886E3A">
      <w:pPr>
        <w:rPr>
          <w:lang w:val="fr-FR"/>
        </w:rPr>
      </w:pPr>
      <w:r>
        <w:rPr>
          <w:lang w:val="fr-FR"/>
        </w:rPr>
        <w:t>Cet audit est parti d'un constat de terrain : à la CTMG, les structures sont en place, mais la confiance entre les niveaux ne l'est pas. Ce déficit ne tient pas seulement aux personnes : il résulte d'une gouvernance à distance par les volumes, d'une architecture dualiste qui rend le Conseil dépendant de l'exécutif, d'une fonction RH déléguée et perçue comme alignée sur la direction, et de biais qui transforment l'absence d'information en signe de maîtrise. Les recommandations visent à réparer un circuit : que ce que voit le terrain atteigne ceux qui gouvernent, et que ces derniers y répondent visiblement.</w:t>
      </w:r>
    </w:p>
    <w:p w:rsidR="00B01F9F" w:rsidRPr="00B72B4E" w:rsidRDefault="00886E3A">
      <w:pPr>
        <w:rPr>
          <w:lang w:val="fr-FR"/>
        </w:rPr>
      </w:pPr>
      <w:r>
        <w:rPr>
          <w:lang w:val="fr-FR"/>
        </w:rPr>
        <w:t xml:space="preserve">Ce travail repose sur deux entretiens et </w:t>
      </w:r>
      <w:del w:id="9044" w:author="Claude (relecture)" w:date="2026-09-28T01:48:09Z">
        <w:r>
          <w:rPr>
            <w:lang w:val="fr-FR"/>
          </w:rPr>
          <w:delText xml:space="preserve">sur les observations en qualité de chef de salle</w:delText>
        </w:r>
      </w:del>
      <w:ins w:id="9045" w:author="Claude (relecture)" w:date="2026-09-28T01:48:09Z">
        <w:r>
          <w:rPr>
            <w:lang w:val="fr-FR"/>
          </w:rPr>
          <w:t xml:space="preserve">sur nos observations en qualité de chef de salle</w:t>
        </w:r>
      </w:ins>
      <w:r>
        <w:rPr>
          <w:lang w:val="fr-FR"/>
        </w:rPr>
        <w:t xml:space="preserve">, sans accès aux données internes des RH ni au point de vue de la direction, des RH ou du Conseil. Plusieurs interprétations restent des hypothèses, qu'une démarche contradictoire entendant les autres acteurs permettrait de vérifier. C'est d'ailleurs, en un sens, ce que recommande cet audit.</w:t>
      </w:r>
    </w:p>
    <w:p w:rsidR="00B01F9F" w:rsidRPr="00B72B4E" w:rsidRDefault="00886E3A">
      <w:pPr>
        <w:pStyle w:val="Titre1"/>
        <w:rPr>
          <w:lang w:val="fr-FR"/>
        </w:rPr>
      </w:pPr>
      <w:bookmarkStart w:id="35" w:name="_Toc241271698"/>
      <w:r>
        <w:rPr>
          <w:lang w:val="fr-FR"/>
        </w:rPr>
        <w:lastRenderedPageBreak/>
        <w:t>Bibliographie</w:t>
      </w:r>
      <w:bookmarkEnd w:id="35"/>
    </w:p>
    <w:p w:rsidR="00B01F9F" w:rsidRPr="00B72B4E" w:rsidRDefault="00886E3A">
      <w:pPr>
        <w:pStyle w:val="Titre3"/>
        <w:rPr>
          <w:lang w:val="fr-FR"/>
        </w:rPr>
      </w:pPr>
      <w:r>
        <w:rPr>
          <w:lang w:val="fr-FR"/>
        </w:rPr>
        <w:t>Références scientifiques</w:t>
      </w:r>
    </w:p>
    <w:p w:rsidR="00B01F9F" w:rsidRDefault="00886E3A">
      <w:pPr>
        <w:spacing w:after="80" w:line="240" w:lineRule="auto"/>
        <w:ind w:left="709" w:hanging="709"/>
        <w:jc w:val="left"/>
      </w:pPr>
      <w:r>
        <w:rPr>
          <w:lang w:val="fr-FR"/>
        </w:rPr>
        <w:t xml:space="preserve">Aldrich, P., Dietz, G., Clark, T., &amp; Hamilton, P. (2015). </w:t>
      </w:r>
      <w:r>
        <w:t xml:space="preserve">Establishing HR professionals' influence and credibility: Lessons from the capital markets and investment banking sector. </w:t>
      </w:r>
      <w:r>
        <w:rPr>
          <w:i/>
        </w:rPr>
        <w:t>Human Resource Management, 54</w:t>
      </w:r>
      <w:r>
        <w:t>(1), 105–130.</w:t>
      </w:r>
    </w:p>
    <w:p w:rsidR="00B01F9F" w:rsidRDefault="00886E3A">
      <w:pPr>
        <w:spacing w:after="80" w:line="240" w:lineRule="auto"/>
        <w:ind w:left="709" w:hanging="709"/>
        <w:jc w:val="left"/>
      </w:pPr>
      <w:r>
        <w:t xml:space="preserve">Barker, V. L., III, &amp; Barr, P. S. (2002). Linking top manager attributions to strategic reorientation in declining firms attempting turnarounds. </w:t>
      </w:r>
      <w:r>
        <w:rPr>
          <w:i/>
        </w:rPr>
        <w:t>Journal of Business Research, 55</w:t>
      </w:r>
      <w:r>
        <w:t>(12), 963–979.</w:t>
      </w:r>
    </w:p>
    <w:p w:rsidR="00B01F9F" w:rsidRDefault="00886E3A">
      <w:pPr>
        <w:spacing w:after="80" w:line="240" w:lineRule="auto"/>
        <w:ind w:left="709" w:hanging="709"/>
        <w:jc w:val="left"/>
      </w:pPr>
      <w:r>
        <w:t xml:space="preserve">Barney, J. (1991). Firm resources and sustained competitive advantage. </w:t>
      </w:r>
      <w:r>
        <w:rPr>
          <w:i/>
        </w:rPr>
        <w:t>Journal of Management, 17</w:t>
      </w:r>
      <w:r>
        <w:t>(1), 99–120. https://doi.org/10.1177/014920639101700108</w:t>
      </w:r>
    </w:p>
    <w:p w:rsidR="00B01F9F" w:rsidRPr="00B72B4E" w:rsidRDefault="00886E3A">
      <w:pPr>
        <w:spacing w:after="80" w:line="240" w:lineRule="auto"/>
        <w:ind w:left="709" w:hanging="709"/>
        <w:jc w:val="left"/>
        <w:rPr>
          <w:lang w:val="fr-FR"/>
        </w:rPr>
      </w:pPr>
      <w:r>
        <w:t xml:space="preserve">Barney, J. B., &amp; Wright, P. M. (1998). On becoming a strategic partner: The role of human resources in gaining competitive advantage. </w:t>
      </w:r>
      <w:r>
        <w:rPr>
          <w:i/>
          <w:lang w:val="fr-FR"/>
        </w:rPr>
        <w:t>Human Resource Management, 37</w:t>
      </w:r>
      <w:r>
        <w:rPr>
          <w:lang w:val="fr-FR"/>
        </w:rPr>
        <w:t>(1), 31–46.</w:t>
      </w:r>
    </w:p>
    <w:p w:rsidR="00B01F9F" w:rsidRDefault="00886E3A">
      <w:pPr>
        <w:spacing w:after="80" w:line="240" w:lineRule="auto"/>
        <w:ind w:left="709" w:hanging="709"/>
        <w:jc w:val="left"/>
      </w:pPr>
      <w:r>
        <w:rPr>
          <w:lang w:val="fr-FR"/>
        </w:rPr>
        <w:t xml:space="preserve">Bonnet, C., Séville, M., &amp; Wirtz, P. (2017). Genèse et fonctionnement du conseil d'administration d'une firme entrepreneuriale : le rôle des identifications sociales des administrateurs. </w:t>
      </w:r>
      <w:r>
        <w:rPr>
          <w:i/>
        </w:rPr>
        <w:t>Finance Contrôle Stratégie, 20</w:t>
      </w:r>
      <w:r>
        <w:t>(3).</w:t>
      </w:r>
    </w:p>
    <w:p w:rsidR="00B01F9F" w:rsidRDefault="00886E3A">
      <w:pPr>
        <w:spacing w:after="80" w:line="240" w:lineRule="auto"/>
        <w:ind w:left="709" w:hanging="709"/>
        <w:jc w:val="left"/>
      </w:pPr>
      <w:r>
        <w:t xml:space="preserve">Boxall, P. (1996). The strategic HRM debate and the resource-based view of the firm. </w:t>
      </w:r>
      <w:r>
        <w:rPr>
          <w:i/>
        </w:rPr>
        <w:t>Human Resource Management Journal, 6</w:t>
      </w:r>
      <w:r>
        <w:t>(3), 59–75.</w:t>
      </w:r>
    </w:p>
    <w:p w:rsidR="00B01F9F" w:rsidRDefault="00886E3A">
      <w:pPr>
        <w:spacing w:after="80" w:line="240" w:lineRule="auto"/>
        <w:ind w:left="709" w:hanging="709"/>
        <w:jc w:val="left"/>
      </w:pPr>
      <w:r>
        <w:t xml:space="preserve">Brandl, J., &amp; Pohler, D. (2010). The human resource department's role and conditions that affect its development: Explanations from Austrian CEOs. </w:t>
      </w:r>
      <w:r>
        <w:rPr>
          <w:i/>
        </w:rPr>
        <w:t>Human Resource Management, 49</w:t>
      </w:r>
      <w:r>
        <w:t>(6), 1025–1046.</w:t>
      </w:r>
    </w:p>
    <w:p w:rsidR="00B01F9F" w:rsidRDefault="00886E3A">
      <w:pPr>
        <w:spacing w:after="80" w:line="240" w:lineRule="auto"/>
        <w:ind w:left="709" w:hanging="709"/>
        <w:jc w:val="left"/>
      </w:pPr>
      <w:r>
        <w:t xml:space="preserve">Bédat, J. (2024). </w:t>
      </w:r>
      <w:r>
        <w:rPr>
          <w:i/>
        </w:rPr>
        <w:t>The influence of the board of directors on HR strategy: Three qualitative studies in a Swiss context</w:t>
      </w:r>
      <w:r>
        <w:t xml:space="preserve"> [Thèse de doctorat, Université Jean Moulin Lyon III].</w:t>
      </w:r>
    </w:p>
    <w:p w:rsidR="00B01F9F" w:rsidRPr="00B72B4E" w:rsidRDefault="00886E3A">
      <w:pPr>
        <w:spacing w:after="80" w:line="240" w:lineRule="auto"/>
        <w:ind w:left="709" w:hanging="709"/>
        <w:jc w:val="left"/>
        <w:rPr>
          <w:lang w:val="fr-FR"/>
        </w:rPr>
      </w:pPr>
      <w:r>
        <w:rPr>
          <w:lang w:val="fr-FR"/>
        </w:rPr>
        <w:t xml:space="preserve">Charreaux, G. (2005). Pour une gouvernance d'entreprise « comportementale » : une réflexion exploratoire... </w:t>
      </w:r>
      <w:r>
        <w:rPr>
          <w:i/>
          <w:lang w:val="fr-FR"/>
        </w:rPr>
        <w:t>Revue française de gestion, 157</w:t>
      </w:r>
      <w:r>
        <w:rPr>
          <w:lang w:val="fr-FR"/>
        </w:rPr>
        <w:t>(4), 215–238.</w:t>
      </w:r>
    </w:p>
    <w:p w:rsidR="00B01F9F" w:rsidRPr="00B72B4E" w:rsidRDefault="00886E3A">
      <w:pPr>
        <w:spacing w:after="80" w:line="240" w:lineRule="auto"/>
        <w:ind w:left="709" w:hanging="709"/>
        <w:jc w:val="left"/>
        <w:rPr>
          <w:lang w:val="fr-FR"/>
        </w:rPr>
      </w:pPr>
      <w:r>
        <w:rPr>
          <w:lang w:val="fr-FR"/>
        </w:rPr>
        <w:t xml:space="preserve">Emery, Y., &amp; Giauque, D. (2003). Emergence of contradictory injunctions in Swiss NPM projects. </w:t>
      </w:r>
      <w:r>
        <w:rPr>
          <w:i/>
          <w:lang w:val="fr-FR"/>
        </w:rPr>
        <w:t>International Journal of Public Sector Management, 16</w:t>
      </w:r>
      <w:r>
        <w:rPr>
          <w:lang w:val="fr-FR"/>
        </w:rPr>
        <w:t>(6), 468–481.</w:t>
      </w:r>
    </w:p>
    <w:p w:rsidR="00B01F9F" w:rsidRPr="00B72B4E" w:rsidRDefault="00886E3A">
      <w:pPr>
        <w:spacing w:after="80" w:line="240" w:lineRule="auto"/>
        <w:ind w:left="709" w:hanging="709"/>
        <w:jc w:val="left"/>
        <w:rPr>
          <w:lang w:val="fr-FR"/>
        </w:rPr>
      </w:pPr>
      <w:r>
        <w:rPr>
          <w:lang w:val="fr-FR"/>
        </w:rPr>
        <w:t xml:space="preserve">Emery, Y., &amp; Giauque, D. (2014). L'univers hybride de l'administration au XXIe siècle. Introduction. </w:t>
      </w:r>
      <w:r>
        <w:rPr>
          <w:i/>
          <w:lang w:val="fr-FR"/>
        </w:rPr>
        <w:t>Revue Internationale des Sciences Administratives, 80</w:t>
      </w:r>
      <w:r>
        <w:rPr>
          <w:lang w:val="fr-FR"/>
        </w:rPr>
        <w:t>(1), 25–34.</w:t>
      </w:r>
    </w:p>
    <w:p w:rsidR="00B01F9F" w:rsidRPr="00B72B4E" w:rsidRDefault="00886E3A">
      <w:pPr>
        <w:spacing w:after="80" w:line="240" w:lineRule="auto"/>
        <w:ind w:left="709" w:hanging="709"/>
        <w:jc w:val="left"/>
        <w:rPr>
          <w:lang w:val="fr-FR"/>
        </w:rPr>
      </w:pPr>
      <w:r>
        <w:rPr>
          <w:lang w:val="fr-FR"/>
        </w:rPr>
        <w:t xml:space="preserve">Emery, Y., &amp; Giauque, D. (2019). Les paradoxes d'une gouvernance publique à distance par les indicateurs. In </w:t>
      </w:r>
      <w:r>
        <w:rPr>
          <w:i/>
          <w:lang w:val="fr-FR"/>
        </w:rPr>
        <w:t>Manager les paradoxes dans le secteur public</w:t>
      </w:r>
      <w:r>
        <w:rPr>
          <w:lang w:val="fr-FR"/>
        </w:rPr>
        <w:t xml:space="preserve"> (pp. 9–30).</w:t>
      </w:r>
    </w:p>
    <w:p w:rsidR="00B01F9F" w:rsidRDefault="00886E3A">
      <w:pPr>
        <w:spacing w:after="80" w:line="240" w:lineRule="auto"/>
        <w:ind w:left="709" w:hanging="709"/>
        <w:jc w:val="left"/>
      </w:pPr>
      <w:r>
        <w:rPr>
          <w:lang w:val="fr-FR"/>
        </w:rPr>
        <w:t xml:space="preserve">Fama, E. F., &amp; Jensen, M. C. (1983). </w:t>
      </w:r>
      <w:r>
        <w:t xml:space="preserve">Separation of ownership and control. </w:t>
      </w:r>
      <w:r>
        <w:rPr>
          <w:i/>
        </w:rPr>
        <w:t>The Journal of Law and Economics, 26</w:t>
      </w:r>
      <w:r>
        <w:t>(2), 301–325.</w:t>
      </w:r>
    </w:p>
    <w:p w:rsidR="00B01F9F" w:rsidRDefault="00886E3A">
      <w:pPr>
        <w:spacing w:after="80" w:line="240" w:lineRule="auto"/>
        <w:ind w:left="709" w:hanging="709"/>
        <w:jc w:val="left"/>
      </w:pPr>
      <w:r>
        <w:t xml:space="preserve">Forbes, D. P., &amp; Milliken, F. J. (1999). Cognition and corporate governance: Understanding boards of directors as strategic decision-making groups. </w:t>
      </w:r>
      <w:r>
        <w:rPr>
          <w:i/>
        </w:rPr>
        <w:t>Academy of Management Review, 24</w:t>
      </w:r>
      <w:r>
        <w:t>(3), 489–505.</w:t>
      </w:r>
    </w:p>
    <w:p w:rsidR="00B01F9F" w:rsidRDefault="00886E3A">
      <w:pPr>
        <w:spacing w:after="80" w:line="240" w:lineRule="auto"/>
        <w:ind w:left="709" w:hanging="709"/>
        <w:jc w:val="left"/>
      </w:pPr>
      <w:r>
        <w:t xml:space="preserve">Freeman, R. E. (1984). </w:t>
      </w:r>
      <w:r>
        <w:rPr>
          <w:i/>
        </w:rPr>
        <w:t>Strategic management: A stakeholder approach</w:t>
      </w:r>
      <w:r>
        <w:t>. Pitman.</w:t>
      </w:r>
    </w:p>
    <w:p w:rsidR="00B01F9F" w:rsidRPr="00B72B4E" w:rsidRDefault="00886E3A">
      <w:pPr>
        <w:spacing w:after="80" w:line="240" w:lineRule="auto"/>
        <w:ind w:left="709" w:hanging="709"/>
        <w:jc w:val="left"/>
        <w:rPr>
          <w:lang w:val="fr-FR"/>
        </w:rPr>
      </w:pPr>
      <w:r>
        <w:t xml:space="preserve">Giauque, D. (2003). New public management and organizational regulation: The liberal bureaucracy. </w:t>
      </w:r>
      <w:r>
        <w:rPr>
          <w:i/>
          <w:lang w:val="fr-FR"/>
        </w:rPr>
        <w:t>International Review of Administrative Sciences, 69</w:t>
      </w:r>
      <w:r>
        <w:rPr>
          <w:lang w:val="fr-FR"/>
        </w:rPr>
        <w:t>(4), 567–592.</w:t>
      </w:r>
    </w:p>
    <w:p w:rsidR="00B01F9F" w:rsidRDefault="00886E3A">
      <w:pPr>
        <w:spacing w:after="80" w:line="240" w:lineRule="auto"/>
        <w:ind w:left="709" w:hanging="709"/>
        <w:jc w:val="left"/>
      </w:pPr>
      <w:r>
        <w:rPr>
          <w:lang w:val="fr-FR"/>
        </w:rPr>
        <w:t xml:space="preserve">Giauque, D. (2024). Une nouvelle économie politique des administrations publiques : la gouvernance à distance. </w:t>
      </w:r>
      <w:r>
        <w:rPr>
          <w:i/>
        </w:rPr>
        <w:t>Éthique publique, 25</w:t>
      </w:r>
      <w:r>
        <w:t>(2).</w:t>
      </w:r>
    </w:p>
    <w:p w:rsidR="00B01F9F" w:rsidRDefault="00886E3A">
      <w:pPr>
        <w:spacing w:after="80" w:line="240" w:lineRule="auto"/>
        <w:ind w:left="709" w:hanging="709"/>
        <w:jc w:val="left"/>
      </w:pPr>
      <w:r>
        <w:t xml:space="preserve">Giauque, D., Anderfuhren-Biget, S., &amp; Varone, F. (2013). HRM practices, intrinsic motivators, and organizational performance in the public sector. </w:t>
      </w:r>
      <w:r>
        <w:rPr>
          <w:i/>
        </w:rPr>
        <w:t>Public Personnel Management, 42</w:t>
      </w:r>
      <w:r>
        <w:t>(2), 123–150.</w:t>
      </w:r>
    </w:p>
    <w:p w:rsidR="00B01F9F" w:rsidRPr="00B72B4E" w:rsidRDefault="00886E3A">
      <w:pPr>
        <w:spacing w:after="80" w:line="240" w:lineRule="auto"/>
        <w:ind w:left="709" w:hanging="709"/>
        <w:jc w:val="left"/>
        <w:rPr>
          <w:lang w:val="fr-FR"/>
        </w:rPr>
      </w:pPr>
      <w:r>
        <w:lastRenderedPageBreak/>
        <w:t xml:space="preserve">Gioia, D. A., &amp; Chittipeddi, K. (1991). Sensemaking and sensegiving in strategic change initiation. </w:t>
      </w:r>
      <w:r>
        <w:rPr>
          <w:i/>
          <w:lang w:val="fr-FR"/>
        </w:rPr>
        <w:t>Strategic Management Journal, 12</w:t>
      </w:r>
      <w:r>
        <w:rPr>
          <w:lang w:val="fr-FR"/>
        </w:rPr>
        <w:t>(6), 433–448.</w:t>
      </w:r>
    </w:p>
    <w:p w:rsidR="00B01F9F" w:rsidRDefault="00886E3A">
      <w:pPr>
        <w:spacing w:after="80" w:line="240" w:lineRule="auto"/>
        <w:ind w:left="709" w:hanging="709"/>
        <w:jc w:val="left"/>
      </w:pPr>
      <w:r>
        <w:rPr>
          <w:lang w:val="fr-FR"/>
        </w:rPr>
        <w:t xml:space="preserve">Giovannini, C., &amp; Giauque, D. (2023). La résilience organisationnelle, entre agilité et rigidité ? </w:t>
      </w:r>
      <w:r>
        <w:rPr>
          <w:i/>
        </w:rPr>
        <w:t>Swiss Yearbook of Administrative Sciences, 14</w:t>
      </w:r>
      <w:r>
        <w:t>(1), 73–84.</w:t>
      </w:r>
    </w:p>
    <w:p w:rsidR="00B01F9F" w:rsidRDefault="00886E3A">
      <w:pPr>
        <w:spacing w:after="80" w:line="240" w:lineRule="auto"/>
        <w:ind w:left="709" w:hanging="709"/>
        <w:jc w:val="left"/>
      </w:pPr>
      <w:r>
        <w:t xml:space="preserve">Gooderham, P. N., Morley, M. J., Parry, E., &amp; Stavrou, E. (2015). National and firm-level drivers of the devolution of HRM decision making to line managers. </w:t>
      </w:r>
      <w:r>
        <w:rPr>
          <w:i/>
        </w:rPr>
        <w:t>Journal of International Business Studies, 46</w:t>
      </w:r>
      <w:r>
        <w:t>(6), 715–723.</w:t>
      </w:r>
    </w:p>
    <w:p w:rsidR="00B01F9F" w:rsidRDefault="00886E3A">
      <w:pPr>
        <w:spacing w:after="80" w:line="240" w:lineRule="auto"/>
        <w:ind w:left="709" w:hanging="709"/>
        <w:jc w:val="left"/>
      </w:pPr>
      <w:r>
        <w:t xml:space="preserve">Haleblian, J., &amp; Rajagopalan, N. (2006). A cognitive model of CEO dismissal: Understanding the influence of board perceptions, attributions and efficacy beliefs. </w:t>
      </w:r>
      <w:r>
        <w:rPr>
          <w:i/>
        </w:rPr>
        <w:t>Journal of Management Studies, 43</w:t>
      </w:r>
      <w:r>
        <w:t>(5), 1009–1026.</w:t>
      </w:r>
    </w:p>
    <w:p w:rsidR="00B01F9F" w:rsidRDefault="00886E3A">
      <w:pPr>
        <w:spacing w:after="80" w:line="240" w:lineRule="auto"/>
        <w:ind w:left="709" w:hanging="709"/>
        <w:jc w:val="left"/>
      </w:pPr>
      <w:r>
        <w:t xml:space="preserve">Hardy, C. (1996). Understanding power: Bringing about strategic change. </w:t>
      </w:r>
      <w:r>
        <w:rPr>
          <w:i/>
        </w:rPr>
        <w:t>British Journal of Management, 7</w:t>
      </w:r>
      <w:r>
        <w:t>(S1), S3–S16.</w:t>
      </w:r>
    </w:p>
    <w:p w:rsidR="00B01F9F" w:rsidRDefault="00886E3A">
      <w:pPr>
        <w:spacing w:after="80" w:line="240" w:lineRule="auto"/>
        <w:ind w:left="709" w:hanging="709"/>
        <w:jc w:val="left"/>
      </w:pPr>
      <w:r>
        <w:t xml:space="preserve">Hilb, M. (2016). </w:t>
      </w:r>
      <w:r>
        <w:rPr>
          <w:i/>
        </w:rPr>
        <w:t>New corporate governance: Successful board management tools</w:t>
      </w:r>
      <w:r>
        <w:t xml:space="preserve"> (5e éd.). Springer.</w:t>
      </w:r>
    </w:p>
    <w:p w:rsidR="00B01F9F" w:rsidRDefault="00886E3A">
      <w:pPr>
        <w:spacing w:after="80" w:line="240" w:lineRule="auto"/>
        <w:ind w:left="709" w:hanging="709"/>
        <w:jc w:val="left"/>
      </w:pPr>
      <w:r>
        <w:t xml:space="preserve">Janis, I. L. (1972). </w:t>
      </w:r>
      <w:r>
        <w:rPr>
          <w:i/>
        </w:rPr>
        <w:t>Victims of groupthink: A psychological study of foreign-policy decisions and fiascoes</w:t>
      </w:r>
      <w:r>
        <w:t>. Houghton Mifflin.</w:t>
      </w:r>
    </w:p>
    <w:p w:rsidR="00B01F9F" w:rsidRDefault="00886E3A">
      <w:pPr>
        <w:spacing w:after="80" w:line="240" w:lineRule="auto"/>
        <w:ind w:left="709" w:hanging="709"/>
        <w:jc w:val="left"/>
      </w:pPr>
      <w:r>
        <w:t xml:space="preserve">Jensen, M. C., &amp; Meckling, W. H. (1976). Theory of the firm: Managerial behavior, agency costs and ownership structure. </w:t>
      </w:r>
      <w:r>
        <w:rPr>
          <w:i/>
        </w:rPr>
        <w:t>Journal of Financial Economics, 3</w:t>
      </w:r>
      <w:r>
        <w:t>(4), 305–360.</w:t>
      </w:r>
    </w:p>
    <w:p w:rsidR="00B01F9F" w:rsidRDefault="00886E3A">
      <w:pPr>
        <w:spacing w:after="80" w:line="240" w:lineRule="auto"/>
        <w:ind w:left="709" w:hanging="709"/>
        <w:jc w:val="left"/>
      </w:pPr>
      <w:r>
        <w:t xml:space="preserve">Jungmann, C. (2006). The effectiveness of corporate governance in one-tier and two-tier board systems: Evidence from the UK and Germany. </w:t>
      </w:r>
      <w:r>
        <w:rPr>
          <w:i/>
        </w:rPr>
        <w:t>European Company and Financial Law Review, 3</w:t>
      </w:r>
      <w:r>
        <w:t>(4), 426–474.</w:t>
      </w:r>
    </w:p>
    <w:p w:rsidR="00B01F9F" w:rsidRDefault="00886E3A">
      <w:pPr>
        <w:spacing w:after="80" w:line="240" w:lineRule="auto"/>
        <w:ind w:left="709" w:hanging="709"/>
        <w:jc w:val="left"/>
      </w:pPr>
      <w:r>
        <w:t xml:space="preserve">Kahneman, D. (2012). Two systems in the mind. </w:t>
      </w:r>
      <w:r>
        <w:rPr>
          <w:i/>
        </w:rPr>
        <w:t>Bulletin of the American Academy of Arts and Sciences, 65</w:t>
      </w:r>
      <w:r>
        <w:t>(2), 55–59.</w:t>
      </w:r>
    </w:p>
    <w:p w:rsidR="00B01F9F" w:rsidRDefault="00886E3A">
      <w:pPr>
        <w:spacing w:after="80" w:line="240" w:lineRule="auto"/>
        <w:ind w:left="709" w:hanging="709"/>
        <w:jc w:val="left"/>
      </w:pPr>
      <w:r>
        <w:t xml:space="preserve">Kahneman, D., Lovallo, D., &amp; Sibony, O. (2011). Before you make that big decision. </w:t>
      </w:r>
      <w:r>
        <w:rPr>
          <w:i/>
        </w:rPr>
        <w:t>Harvard Business Review, 89</w:t>
      </w:r>
      <w:r>
        <w:t>(6), 50–60.</w:t>
      </w:r>
    </w:p>
    <w:p w:rsidR="00B01F9F" w:rsidRDefault="00886E3A">
      <w:pPr>
        <w:spacing w:after="80" w:line="240" w:lineRule="auto"/>
        <w:ind w:left="709" w:hanging="709"/>
        <w:jc w:val="left"/>
      </w:pPr>
      <w:r>
        <w:t xml:space="preserve">Klein, G. (2007). Performing a project premortem. </w:t>
      </w:r>
      <w:r>
        <w:rPr>
          <w:i/>
        </w:rPr>
        <w:t>Harvard Business Review, 85</w:t>
      </w:r>
      <w:r>
        <w:t>(9), 18–19.</w:t>
      </w:r>
    </w:p>
    <w:p w:rsidR="00B01F9F" w:rsidRPr="00B72B4E" w:rsidRDefault="00886E3A">
      <w:pPr>
        <w:spacing w:after="80" w:line="240" w:lineRule="auto"/>
        <w:ind w:left="709" w:hanging="709"/>
        <w:jc w:val="left"/>
        <w:rPr>
          <w:lang w:val="fr-FR"/>
        </w:rPr>
      </w:pPr>
      <w:r>
        <w:t xml:space="preserve">Kunz, P. V. (2010). Swiss corporate governance: An overview. </w:t>
      </w:r>
      <w:r>
        <w:rPr>
          <w:lang w:val="fr-FR"/>
        </w:rPr>
        <w:t xml:space="preserve">In </w:t>
      </w:r>
      <w:r>
        <w:rPr>
          <w:i/>
          <w:lang w:val="fr-FR"/>
        </w:rPr>
        <w:t>Rapports suisses présentés au XVIIIe Congrès international de droit comparé</w:t>
      </w:r>
      <w:r>
        <w:rPr>
          <w:lang w:val="fr-FR"/>
        </w:rPr>
        <w:t xml:space="preserve"> (pp. 99–134).</w:t>
      </w:r>
    </w:p>
    <w:p w:rsidR="00B01F9F" w:rsidRPr="00B72B4E" w:rsidRDefault="00886E3A">
      <w:pPr>
        <w:spacing w:after="80" w:line="240" w:lineRule="auto"/>
        <w:ind w:left="709" w:hanging="709"/>
        <w:jc w:val="left"/>
        <w:rPr>
          <w:lang w:val="fr-FR"/>
        </w:rPr>
      </w:pPr>
      <w:r>
        <w:rPr>
          <w:lang w:val="fr-FR"/>
        </w:rPr>
        <w:t xml:space="preserve">Lamari, M. (2010). Le transfert intergénérationnel des connaissances tacites : les concepts utilisés et les évidences empiriques démontrées. </w:t>
      </w:r>
      <w:r>
        <w:rPr>
          <w:i/>
          <w:lang w:val="fr-FR"/>
        </w:rPr>
        <w:t>Télescope, 16</w:t>
      </w:r>
      <w:r>
        <w:rPr>
          <w:lang w:val="fr-FR"/>
        </w:rPr>
        <w:t>(1), 39–65.</w:t>
      </w:r>
    </w:p>
    <w:p w:rsidR="00B01F9F" w:rsidRPr="00B72B4E" w:rsidRDefault="00886E3A">
      <w:pPr>
        <w:spacing w:after="80" w:line="240" w:lineRule="auto"/>
        <w:ind w:left="709" w:hanging="709"/>
        <w:jc w:val="left"/>
        <w:rPr>
          <w:lang w:val="fr-FR"/>
        </w:rPr>
      </w:pPr>
      <w:r>
        <w:rPr>
          <w:lang w:val="fr-FR"/>
        </w:rPr>
        <w:t xml:space="preserve">Lima, L., &amp; Galleli, B. (2021). Human resources management and corporate governance: Integration perspectives and future directions. </w:t>
      </w:r>
      <w:r>
        <w:rPr>
          <w:i/>
          <w:lang w:val="fr-FR"/>
        </w:rPr>
        <w:t>European Management Journal, 39</w:t>
      </w:r>
      <w:r>
        <w:rPr>
          <w:lang w:val="fr-FR"/>
        </w:rPr>
        <w:t>(6), 731–744.</w:t>
      </w:r>
    </w:p>
    <w:p w:rsidR="00B01F9F" w:rsidRDefault="00886E3A">
      <w:pPr>
        <w:spacing w:after="80" w:line="240" w:lineRule="auto"/>
        <w:ind w:left="709" w:hanging="709"/>
        <w:jc w:val="left"/>
      </w:pPr>
      <w:r>
        <w:rPr>
          <w:lang w:val="fr-FR"/>
        </w:rPr>
        <w:t xml:space="preserve">Martin, G., Farndale, E., Paauwe, J., &amp; Stiles, P. G. (2016). </w:t>
      </w:r>
      <w:r>
        <w:t xml:space="preserve">Corporate governance and strategic human resource management: Four archetypes and proposals for a new approach to corporate sustainability. </w:t>
      </w:r>
      <w:r>
        <w:rPr>
          <w:i/>
        </w:rPr>
        <w:t>European Management Journal, 34</w:t>
      </w:r>
      <w:r>
        <w:t>(1), 22–35.</w:t>
      </w:r>
    </w:p>
    <w:p w:rsidR="00B01F9F" w:rsidRDefault="00886E3A">
      <w:pPr>
        <w:spacing w:after="80" w:line="240" w:lineRule="auto"/>
        <w:ind w:left="709" w:hanging="709"/>
        <w:jc w:val="left"/>
      </w:pPr>
      <w:r>
        <w:t xml:space="preserve">McCormick, M. J., &amp; Martinko, M. J. (2004). Identifying leader social cognitions: Integrating the causal reasoning perspective into social cognitive theory. </w:t>
      </w:r>
      <w:r>
        <w:rPr>
          <w:i/>
        </w:rPr>
        <w:t>Journal of Leadership &amp; Organizational Studies, 10</w:t>
      </w:r>
      <w:r>
        <w:t>(4), 2–11.</w:t>
      </w:r>
    </w:p>
    <w:p w:rsidR="00B01F9F" w:rsidRDefault="00886E3A">
      <w:pPr>
        <w:spacing w:after="80" w:line="240" w:lineRule="auto"/>
        <w:ind w:left="709" w:hanging="709"/>
        <w:jc w:val="left"/>
      </w:pPr>
      <w:r>
        <w:t xml:space="preserve">Meyer, J. W., &amp; Rowan, B. (1977). Institutionalized organizations: Formal structure as myth and ceremony. </w:t>
      </w:r>
      <w:r>
        <w:rPr>
          <w:i/>
        </w:rPr>
        <w:t>American Journal of Sociology, 83</w:t>
      </w:r>
      <w:r>
        <w:t>(2), 340–363.</w:t>
      </w:r>
    </w:p>
    <w:p w:rsidR="00B01F9F" w:rsidRDefault="00886E3A">
      <w:pPr>
        <w:spacing w:after="80" w:line="240" w:lineRule="auto"/>
        <w:ind w:left="709" w:hanging="709"/>
        <w:jc w:val="left"/>
      </w:pPr>
      <w:r>
        <w:t xml:space="preserve">Nonaka, I., &amp; Takeuchi, H. (1995). </w:t>
      </w:r>
      <w:r>
        <w:rPr>
          <w:i/>
        </w:rPr>
        <w:t>The knowledge-creating company: How Japanese companies create the dynamics of innovation</w:t>
      </w:r>
      <w:r>
        <w:t>. Oxford University Press.</w:t>
      </w:r>
    </w:p>
    <w:p w:rsidR="00B01F9F" w:rsidRDefault="00886E3A">
      <w:pPr>
        <w:spacing w:after="80" w:line="240" w:lineRule="auto"/>
        <w:ind w:left="709" w:hanging="709"/>
        <w:jc w:val="left"/>
      </w:pPr>
      <w:r>
        <w:t xml:space="preserve">Ocasio, W. (1997). Towards an attention-based view of the firm. </w:t>
      </w:r>
      <w:r>
        <w:rPr>
          <w:i/>
        </w:rPr>
        <w:t>Strategic Management Journal, 18</w:t>
      </w:r>
      <w:r>
        <w:t>(S1), 187–206.</w:t>
      </w:r>
    </w:p>
    <w:p w:rsidR="00B01F9F" w:rsidRDefault="00886E3A">
      <w:pPr>
        <w:spacing w:after="80" w:line="240" w:lineRule="auto"/>
        <w:ind w:left="709" w:hanging="709"/>
        <w:jc w:val="left"/>
      </w:pPr>
      <w:r>
        <w:lastRenderedPageBreak/>
        <w:t xml:space="preserve">Petrovic, J., Saridakis, G., &amp; Johnstone, S. (2018). An integrative approach to HRM–firm performance relationship: A missing link to corporate governance. </w:t>
      </w:r>
      <w:r>
        <w:rPr>
          <w:i/>
        </w:rPr>
        <w:t>Corporate Governance, 18</w:t>
      </w:r>
      <w:r>
        <w:t>(2), 331–352.</w:t>
      </w:r>
    </w:p>
    <w:p w:rsidR="00B01F9F" w:rsidRDefault="00886E3A">
      <w:pPr>
        <w:spacing w:after="80" w:line="240" w:lineRule="auto"/>
        <w:ind w:left="709" w:hanging="709"/>
        <w:jc w:val="left"/>
      </w:pPr>
      <w:r>
        <w:t xml:space="preserve">Pfeffer, J. (1992). </w:t>
      </w:r>
      <w:r>
        <w:rPr>
          <w:i/>
        </w:rPr>
        <w:t>Managing with power: Politics and influence in organizations</w:t>
      </w:r>
      <w:r>
        <w:t>. Harvard Business School Press.</w:t>
      </w:r>
    </w:p>
    <w:p w:rsidR="00B01F9F" w:rsidRPr="00B72B4E" w:rsidRDefault="00886E3A">
      <w:pPr>
        <w:spacing w:after="80" w:line="240" w:lineRule="auto"/>
        <w:ind w:left="709" w:hanging="709"/>
        <w:jc w:val="left"/>
        <w:rPr>
          <w:lang w:val="fr-FR"/>
        </w:rPr>
      </w:pPr>
      <w:r>
        <w:t xml:space="preserve">Polanyi, M. (1966). The logic of tacit inference. </w:t>
      </w:r>
      <w:r>
        <w:rPr>
          <w:i/>
          <w:lang w:val="fr-FR"/>
        </w:rPr>
        <w:t>Philosophy, 41</w:t>
      </w:r>
      <w:r>
        <w:rPr>
          <w:lang w:val="fr-FR"/>
        </w:rPr>
        <w:t>(155), 1–18.</w:t>
      </w:r>
    </w:p>
    <w:p w:rsidR="00B01F9F" w:rsidRDefault="00886E3A">
      <w:pPr>
        <w:spacing w:after="80" w:line="240" w:lineRule="auto"/>
        <w:ind w:left="709" w:hanging="709"/>
        <w:jc w:val="left"/>
      </w:pPr>
      <w:r>
        <w:rPr>
          <w:lang w:val="fr-FR"/>
        </w:rPr>
        <w:t xml:space="preserve">Prévot, F., Brulhart, F., &amp; Guieu, G. (2010). Perspectives fondées sur les ressources : proposition de synthèse. </w:t>
      </w:r>
      <w:r>
        <w:rPr>
          <w:i/>
        </w:rPr>
        <w:t>Revue française de gestion, 204</w:t>
      </w:r>
      <w:r>
        <w:t>(5), 87–103.</w:t>
      </w:r>
    </w:p>
    <w:p w:rsidR="00B01F9F" w:rsidRPr="00B72B4E" w:rsidRDefault="00886E3A">
      <w:pPr>
        <w:spacing w:after="80" w:line="240" w:lineRule="auto"/>
        <w:ind w:left="709" w:hanging="709"/>
        <w:jc w:val="left"/>
        <w:rPr>
          <w:lang w:val="fr-FR"/>
        </w:rPr>
      </w:pPr>
      <w:r>
        <w:t xml:space="preserve">Reichel, A., &amp; Lazarova, M. (2013). The effects of outsourcing and devolvement on the strategic position of HR departments. </w:t>
      </w:r>
      <w:r>
        <w:rPr>
          <w:i/>
          <w:lang w:val="fr-FR"/>
        </w:rPr>
        <w:t>Human Resource Management, 52</w:t>
      </w:r>
      <w:r>
        <w:rPr>
          <w:lang w:val="fr-FR"/>
        </w:rPr>
        <w:t>(6), 923–946.</w:t>
      </w:r>
    </w:p>
    <w:p w:rsidR="00B01F9F" w:rsidRPr="00B72B4E" w:rsidRDefault="00886E3A">
      <w:pPr>
        <w:spacing w:after="80" w:line="240" w:lineRule="auto"/>
        <w:ind w:left="709" w:hanging="709"/>
        <w:jc w:val="left"/>
        <w:rPr>
          <w:lang w:val="fr-FR"/>
        </w:rPr>
      </w:pPr>
      <w:r>
        <w:rPr>
          <w:lang w:val="fr-FR"/>
        </w:rPr>
        <w:t xml:space="preserve">Ritz, A. (2009). La motivation de service public et la performance organisationnelle au sein de l'administration fédérale suisse. </w:t>
      </w:r>
      <w:r>
        <w:rPr>
          <w:i/>
          <w:lang w:val="fr-FR"/>
        </w:rPr>
        <w:t>Revue Internationale des Sciences Administratives, 75</w:t>
      </w:r>
      <w:r>
        <w:rPr>
          <w:lang w:val="fr-FR"/>
        </w:rPr>
        <w:t>(1), 59–86.</w:t>
      </w:r>
    </w:p>
    <w:p w:rsidR="00B01F9F" w:rsidRDefault="00886E3A">
      <w:pPr>
        <w:spacing w:after="80" w:line="240" w:lineRule="auto"/>
        <w:ind w:left="709" w:hanging="709"/>
        <w:jc w:val="left"/>
      </w:pPr>
      <w:r>
        <w:rPr>
          <w:lang w:val="fr-FR"/>
        </w:rPr>
        <w:t xml:space="preserve">Schmid, M. M., &amp; Zimmermann, H. (2008). </w:t>
      </w:r>
      <w:r>
        <w:t xml:space="preserve">Should chairman and CEO be separated? Leadership structure and firm performance in Switzerland. </w:t>
      </w:r>
      <w:r>
        <w:rPr>
          <w:i/>
        </w:rPr>
        <w:t>Schmalenbach Business Review, 60</w:t>
      </w:r>
      <w:r>
        <w:t>(2), 182–204.</w:t>
      </w:r>
    </w:p>
    <w:p w:rsidR="00B01F9F" w:rsidRDefault="00886E3A">
      <w:pPr>
        <w:spacing w:after="80" w:line="240" w:lineRule="auto"/>
        <w:ind w:left="709" w:hanging="709"/>
        <w:jc w:val="left"/>
      </w:pPr>
      <w:r>
        <w:t xml:space="preserve">Schwenk, C. R. (1988). The cognitive perspective on strategic decision making. </w:t>
      </w:r>
      <w:r>
        <w:rPr>
          <w:i/>
        </w:rPr>
        <w:t>Journal of Management Studies, 25</w:t>
      </w:r>
      <w:r>
        <w:t>(1), 41–55.</w:t>
      </w:r>
    </w:p>
    <w:p w:rsidR="00B01F9F" w:rsidRDefault="00886E3A">
      <w:pPr>
        <w:spacing w:after="80" w:line="240" w:lineRule="auto"/>
        <w:ind w:left="709" w:hanging="709"/>
        <w:jc w:val="left"/>
      </w:pPr>
      <w:r>
        <w:t xml:space="preserve">Sheehan, C., De Cieri, H., Cooper, B., &amp; Brooks, R. (2014). Exploring the power dimensions of the human resource function. </w:t>
      </w:r>
      <w:r>
        <w:rPr>
          <w:i/>
        </w:rPr>
        <w:t>Human Resource Management Journal, 24</w:t>
      </w:r>
      <w:r>
        <w:t>(2), 193–210.</w:t>
      </w:r>
    </w:p>
    <w:p w:rsidR="00B01F9F" w:rsidRDefault="00886E3A">
      <w:pPr>
        <w:spacing w:after="80" w:line="240" w:lineRule="auto"/>
        <w:ind w:left="709" w:hanging="709"/>
        <w:jc w:val="left"/>
      </w:pPr>
      <w:r>
        <w:t xml:space="preserve">Simonson, I., &amp; Staw, B. M. (1992). Deescalation strategies: A comparison of techniques for reducing commitment to losing courses of action. </w:t>
      </w:r>
      <w:r>
        <w:rPr>
          <w:i/>
        </w:rPr>
        <w:t>Journal of Applied Psychology, 77</w:t>
      </w:r>
      <w:r>
        <w:t>(4), 419–426.</w:t>
      </w:r>
    </w:p>
    <w:p w:rsidR="00B01F9F" w:rsidRDefault="00886E3A">
      <w:pPr>
        <w:spacing w:after="80" w:line="240" w:lineRule="auto"/>
        <w:ind w:left="709" w:hanging="709"/>
        <w:jc w:val="left"/>
      </w:pPr>
      <w:r>
        <w:t xml:space="preserve">Sirmon, D. G., Hitt, M. A., Ireland, R. D., &amp; Gilbert, B. A. (2011). Resource orchestration to create competitive advantage: Breadth, depth, and life cycle effects. </w:t>
      </w:r>
      <w:r>
        <w:rPr>
          <w:i/>
        </w:rPr>
        <w:t>Journal of Management, 37</w:t>
      </w:r>
      <w:r>
        <w:t>(5), 1390–1412.</w:t>
      </w:r>
    </w:p>
    <w:p w:rsidR="00B01F9F" w:rsidRDefault="00886E3A">
      <w:pPr>
        <w:spacing w:after="80" w:line="240" w:lineRule="auto"/>
        <w:ind w:left="709" w:hanging="709"/>
        <w:jc w:val="left"/>
      </w:pPr>
      <w:r>
        <w:t xml:space="preserve">Stinchcombe, A. L. (1965). Social structure and organizations. In J. G. March (Ed.), </w:t>
      </w:r>
      <w:r>
        <w:rPr>
          <w:i/>
        </w:rPr>
        <w:t>Handbook of organizations</w:t>
      </w:r>
      <w:r>
        <w:t xml:space="preserve"> (pp. 142–193). Rand McNally.</w:t>
      </w:r>
    </w:p>
    <w:p w:rsidR="00B01F9F" w:rsidRDefault="00886E3A">
      <w:pPr>
        <w:spacing w:after="80" w:line="240" w:lineRule="auto"/>
        <w:ind w:left="709" w:hanging="709"/>
        <w:jc w:val="left"/>
      </w:pPr>
      <w:r>
        <w:t xml:space="preserve">Tetlock, P. E. (2000). Cognitive biases and organizational correctives: Do both disease and cure depend on the politics of the beholder? </w:t>
      </w:r>
      <w:r>
        <w:rPr>
          <w:i/>
        </w:rPr>
        <w:t>Administrative Science Quarterly, 45</w:t>
      </w:r>
      <w:r>
        <w:t>(2), 293–326.</w:t>
      </w:r>
    </w:p>
    <w:p w:rsidR="00B01F9F" w:rsidRDefault="00886E3A">
      <w:pPr>
        <w:spacing w:after="80" w:line="240" w:lineRule="auto"/>
        <w:ind w:left="709" w:hanging="709"/>
        <w:jc w:val="left"/>
      </w:pPr>
      <w:r>
        <w:t xml:space="preserve">Tversky, A., &amp; Kahneman, D. (1974). Judgment under uncertainty: Heuristics and biases. </w:t>
      </w:r>
      <w:r>
        <w:rPr>
          <w:i/>
        </w:rPr>
        <w:t>Science, 185</w:t>
      </w:r>
      <w:r>
        <w:t>(4157), 1124–1131.</w:t>
      </w:r>
    </w:p>
    <w:p w:rsidR="00B01F9F" w:rsidRPr="00B72B4E" w:rsidRDefault="00886E3A">
      <w:pPr>
        <w:spacing w:after="80" w:line="240" w:lineRule="auto"/>
        <w:ind w:left="709" w:hanging="709"/>
        <w:jc w:val="left"/>
        <w:rPr>
          <w:lang w:val="fr-FR"/>
        </w:rPr>
      </w:pPr>
      <w:r>
        <w:t xml:space="preserve">Vandenabeele, W., Brewer, G. A., &amp; Ritz, A. (2014). Past, present, and future of public service motivation research. </w:t>
      </w:r>
      <w:r>
        <w:rPr>
          <w:i/>
          <w:lang w:val="fr-FR"/>
        </w:rPr>
        <w:t>Public Administration, 92</w:t>
      </w:r>
      <w:r>
        <w:rPr>
          <w:lang w:val="fr-FR"/>
        </w:rPr>
        <w:t>(4), 779–789.</w:t>
      </w:r>
    </w:p>
    <w:p w:rsidR="00B01F9F" w:rsidRPr="00B72B4E" w:rsidRDefault="00886E3A">
      <w:pPr>
        <w:spacing w:after="80" w:line="240" w:lineRule="auto"/>
        <w:ind w:left="709" w:hanging="709"/>
        <w:jc w:val="left"/>
        <w:rPr>
          <w:lang w:val="fr-FR"/>
        </w:rPr>
      </w:pPr>
      <w:r>
        <w:rPr>
          <w:lang w:val="fr-FR"/>
        </w:rPr>
        <w:t xml:space="preserve">Walker, J. (2026, 23 juin). Le rôle des ressources humaines est-il d'aider les employés ? Voici ce que les jeunes professionnels doivent savoir. </w:t>
      </w:r>
      <w:r>
        <w:rPr>
          <w:i/>
          <w:lang w:val="fr-FR"/>
        </w:rPr>
        <w:t>The Conversation</w:t>
      </w:r>
      <w:r>
        <w:rPr>
          <w:lang w:val="fr-FR"/>
        </w:rPr>
        <w:t>. https://theconversation.com/le-role-des-ressources-humaines-est-il-daider-les-employes-voici-ce-que-les-jeunes-professionnels-doivent-savoir-279497</w:t>
      </w:r>
    </w:p>
    <w:p w:rsidR="00B01F9F" w:rsidRDefault="00886E3A">
      <w:pPr>
        <w:spacing w:after="80" w:line="240" w:lineRule="auto"/>
        <w:ind w:left="709" w:hanging="709"/>
        <w:jc w:val="left"/>
      </w:pPr>
      <w:r>
        <w:t xml:space="preserve">Waterman, R. W., &amp; Meier, K. J. (1998). Principal-agent models: An expansion? </w:t>
      </w:r>
      <w:r>
        <w:rPr>
          <w:i/>
        </w:rPr>
        <w:t>Journal of Public Administration Research and Theory, 8</w:t>
      </w:r>
      <w:r>
        <w:t>(2), 173–202.</w:t>
      </w:r>
    </w:p>
    <w:p w:rsidR="00B01F9F" w:rsidRPr="00B72B4E" w:rsidRDefault="00886E3A">
      <w:pPr>
        <w:spacing w:after="80" w:line="240" w:lineRule="auto"/>
        <w:ind w:left="709" w:hanging="709"/>
        <w:jc w:val="left"/>
        <w:rPr>
          <w:lang w:val="fr-FR"/>
        </w:rPr>
      </w:pPr>
      <w:r>
        <w:t xml:space="preserve">Weick, K. E. (1995). </w:t>
      </w:r>
      <w:r>
        <w:rPr>
          <w:i/>
        </w:rPr>
        <w:t>Sensemaking in organizations</w:t>
      </w:r>
      <w:r>
        <w:t xml:space="preserve">. </w:t>
      </w:r>
      <w:r>
        <w:rPr>
          <w:lang w:val="fr-FR"/>
        </w:rPr>
        <w:t>Sage.</w:t>
      </w:r>
    </w:p>
    <w:p w:rsidR="00B01F9F" w:rsidRPr="00B72B4E" w:rsidRDefault="00886E3A">
      <w:pPr>
        <w:pStyle w:val="Titre3"/>
        <w:rPr>
          <w:lang w:val="fr-FR"/>
        </w:rPr>
      </w:pPr>
      <w:r>
        <w:rPr>
          <w:lang w:val="fr-FR"/>
        </w:rPr>
        <w:lastRenderedPageBreak/>
        <w:t>Supports de cours et sources institutionnelles</w:t>
      </w:r>
    </w:p>
    <w:p w:rsidR="00B01F9F" w:rsidRPr="00B72B4E" w:rsidRDefault="00886E3A">
      <w:pPr>
        <w:spacing w:after="80" w:line="240" w:lineRule="auto"/>
        <w:ind w:left="709" w:hanging="709"/>
        <w:jc w:val="left"/>
        <w:rPr>
          <w:lang w:val="fr-FR"/>
        </w:rPr>
      </w:pPr>
      <w:r>
        <w:rPr>
          <w:lang w:val="fr-FR"/>
        </w:rPr>
        <w:t xml:space="preserve">Bédat, J. (2026). </w:t>
      </w:r>
      <w:r>
        <w:rPr>
          <w:i/>
          <w:lang w:val="fr-FR"/>
        </w:rPr>
        <w:t>Orchestration stratégique RH</w:t>
      </w:r>
      <w:r>
        <w:rPr>
          <w:lang w:val="fr-FR"/>
        </w:rPr>
        <w:t xml:space="preserve"> [Support de cours, jours 1 à 4]. CAS Stratégie et organisation, MRHC, Université de Lausanne.</w:t>
      </w:r>
    </w:p>
    <w:p w:rsidR="00B01F9F" w:rsidRPr="00B72B4E" w:rsidRDefault="00886E3A">
      <w:pPr>
        <w:spacing w:after="80" w:line="240" w:lineRule="auto"/>
        <w:ind w:left="709" w:hanging="709"/>
        <w:jc w:val="left"/>
        <w:rPr>
          <w:lang w:val="fr-FR"/>
        </w:rPr>
      </w:pPr>
      <w:r>
        <w:rPr>
          <w:lang w:val="fr-FR"/>
        </w:rPr>
        <w:t xml:space="preserve">CHUV. (s.d.). </w:t>
      </w:r>
      <w:r>
        <w:rPr>
          <w:i/>
          <w:lang w:val="fr-FR"/>
        </w:rPr>
        <w:t>Le 144 sera rattaché au CHUV et la Centrale téléphonique des médecins de garde à Unisanté</w:t>
      </w:r>
      <w:r>
        <w:rPr>
          <w:lang w:val="fr-FR"/>
        </w:rPr>
        <w:t xml:space="preserve"> [Communiqué]. https://www.chuv.ch/fr/journalistes/communique/le-144-sera-rattache-au-chuv-et-la-centrale-telephonique-des-medecins-de-garde-a-unisante</w:t>
      </w:r>
    </w:p>
    <w:p w:rsidR="00B01F9F" w:rsidRPr="00B72B4E" w:rsidRDefault="00886E3A">
      <w:pPr>
        <w:spacing w:after="80" w:line="240" w:lineRule="auto"/>
        <w:ind w:left="709" w:hanging="709"/>
        <w:jc w:val="left"/>
        <w:rPr>
          <w:lang w:val="fr-FR"/>
        </w:rPr>
      </w:pPr>
      <w:r>
        <w:rPr>
          <w:lang w:val="fr-FR"/>
        </w:rPr>
        <w:t xml:space="preserve">État de Vaud. (s.d.-a). </w:t>
      </w:r>
      <w:r>
        <w:rPr>
          <w:i/>
          <w:lang w:val="fr-FR"/>
        </w:rPr>
        <w:t>Fondation Urgences Santé : rattachements des centrales d'appel</w:t>
      </w:r>
      <w:r>
        <w:rPr>
          <w:lang w:val="fr-FR"/>
        </w:rPr>
        <w:t>. https://www.vd.ch/toutes-les-actualites/news/i-fondation-urgences-sante</w:t>
      </w:r>
    </w:p>
    <w:p w:rsidR="00B01F9F" w:rsidRPr="00B72B4E" w:rsidRDefault="00886E3A">
      <w:pPr>
        <w:spacing w:after="80" w:line="240" w:lineRule="auto"/>
        <w:ind w:left="709" w:hanging="709"/>
        <w:jc w:val="left"/>
        <w:rPr>
          <w:lang w:val="fr-FR"/>
        </w:rPr>
      </w:pPr>
      <w:r>
        <w:rPr>
          <w:lang w:val="fr-FR"/>
        </w:rPr>
        <w:t xml:space="preserve">État de Vaud. (s.d.-b). </w:t>
      </w:r>
      <w:r>
        <w:rPr>
          <w:i/>
          <w:lang w:val="fr-FR"/>
        </w:rPr>
        <w:t>Le Conseil d'État désigne le directeur général d'Unisanté</w:t>
      </w:r>
      <w:r>
        <w:rPr>
          <w:lang w:val="fr-FR"/>
        </w:rPr>
        <w:t xml:space="preserve"> [Communiqué]. https://www.vd.ch/actualites/actualite/news/24942-le-conseil-detat-designe-le-dr-karim-boubaker-comme-directeur-general-dunisante</w:t>
      </w:r>
    </w:p>
    <w:p w:rsidR="00B01F9F" w:rsidRPr="00B72B4E" w:rsidRDefault="00886E3A">
      <w:pPr>
        <w:spacing w:after="80" w:line="240" w:lineRule="auto"/>
        <w:ind w:left="709" w:hanging="709"/>
        <w:jc w:val="left"/>
        <w:rPr>
          <w:lang w:val="fr-FR"/>
        </w:rPr>
      </w:pPr>
      <w:r>
        <w:rPr>
          <w:lang w:val="fr-FR"/>
        </w:rPr>
        <w:t xml:space="preserve">État de Vaud. (s.d.-c). </w:t>
      </w:r>
      <w:r>
        <w:rPr>
          <w:i/>
          <w:lang w:val="fr-FR"/>
        </w:rPr>
        <w:t>Membres du Conseil d'Unisanté pour 2022-2027</w:t>
      </w:r>
      <w:r>
        <w:rPr>
          <w:lang w:val="fr-FR"/>
        </w:rPr>
        <w:t xml:space="preserve"> [Décision du Conseil d'État]. https://www.vd.ch/toutes-les-actualites/decisions-du-conseil-detat/seance-du-conseil-detat/decision/decision/2f2fc729-ddd7-4f12-a035-68e85f187c98</w:t>
      </w:r>
    </w:p>
    <w:p w:rsidR="00B01F9F" w:rsidRPr="00B72B4E" w:rsidRDefault="00886E3A">
      <w:pPr>
        <w:spacing w:after="80" w:line="240" w:lineRule="auto"/>
        <w:ind w:left="709" w:hanging="709"/>
        <w:jc w:val="left"/>
        <w:rPr>
          <w:lang w:val="fr-FR"/>
        </w:rPr>
      </w:pPr>
      <w:r>
        <w:rPr>
          <w:lang w:val="fr-FR"/>
        </w:rPr>
        <w:t xml:space="preserve">Unisanté. (2022). </w:t>
      </w:r>
      <w:r>
        <w:rPr>
          <w:i/>
          <w:lang w:val="fr-FR"/>
        </w:rPr>
        <w:t>Plan stratégique 2020-2024 : bilan intermédiaire 2022</w:t>
      </w:r>
      <w:r>
        <w:rPr>
          <w:lang w:val="fr-FR"/>
        </w:rPr>
        <w:t>. https://www.unisante.ch/fr/media/1208/download</w:t>
      </w:r>
    </w:p>
    <w:p w:rsidR="00B01F9F" w:rsidRPr="00B72B4E" w:rsidRDefault="00886E3A">
      <w:pPr>
        <w:spacing w:after="80" w:line="240" w:lineRule="auto"/>
        <w:ind w:left="709" w:hanging="709"/>
        <w:jc w:val="left"/>
        <w:rPr>
          <w:lang w:val="fr-FR"/>
        </w:rPr>
      </w:pPr>
      <w:r>
        <w:rPr>
          <w:lang w:val="fr-FR"/>
        </w:rPr>
        <w:t xml:space="preserve">Unisanté. (s.d.-a). </w:t>
      </w:r>
      <w:r>
        <w:rPr>
          <w:i/>
          <w:lang w:val="fr-FR"/>
        </w:rPr>
        <w:t>Comité de direction</w:t>
      </w:r>
      <w:r>
        <w:rPr>
          <w:lang w:val="fr-FR"/>
        </w:rPr>
        <w:t>. https://www.unisante.ch/fr/propos-dunisante/unisante-bref/comite-direction</w:t>
      </w:r>
    </w:p>
    <w:p w:rsidR="00B01F9F" w:rsidRPr="00B72B4E" w:rsidRDefault="00886E3A">
      <w:pPr>
        <w:spacing w:after="80" w:line="240" w:lineRule="auto"/>
        <w:ind w:left="709" w:hanging="709"/>
        <w:jc w:val="left"/>
        <w:rPr>
          <w:lang w:val="fr-FR"/>
        </w:rPr>
      </w:pPr>
      <w:r>
        <w:rPr>
          <w:lang w:val="fr-FR"/>
        </w:rPr>
        <w:t xml:space="preserve">Unisanté. (s.d.-b). </w:t>
      </w:r>
      <w:r>
        <w:rPr>
          <w:i/>
          <w:lang w:val="fr-FR"/>
        </w:rPr>
        <w:t>Conseil d'Unisanté</w:t>
      </w:r>
      <w:r>
        <w:rPr>
          <w:lang w:val="fr-FR"/>
        </w:rPr>
        <w:t>. https://www.unisante.ch/fr/propos-dunisante/unisante-bref/conseil-dunisante</w:t>
      </w:r>
    </w:p>
    <w:p w:rsidR="00B01F9F" w:rsidRPr="00B72B4E" w:rsidRDefault="00886E3A">
      <w:pPr>
        <w:spacing w:after="80" w:line="240" w:lineRule="auto"/>
        <w:ind w:left="709" w:hanging="709"/>
        <w:jc w:val="left"/>
        <w:rPr>
          <w:lang w:val="fr-FR"/>
        </w:rPr>
      </w:pPr>
      <w:r>
        <w:rPr>
          <w:lang w:val="fr-FR"/>
        </w:rPr>
        <w:t xml:space="preserve">Unisanté. (s.d.-c). </w:t>
      </w:r>
      <w:r>
        <w:rPr>
          <w:i/>
          <w:lang w:val="fr-FR"/>
        </w:rPr>
        <w:t>Département urgences et santé communautaires (DUSC)</w:t>
      </w:r>
      <w:r>
        <w:rPr>
          <w:lang w:val="fr-FR"/>
        </w:rPr>
        <w:t>. https://www.unisante.ch/fr/propos-dunisante/unisante-bref/departements/departement-urgences-sante-communautaires-dusc</w:t>
        <w:br w:type="page"/>
      </w:r>
    </w:p>
    <w:p w:rsidR="00B01F9F" w:rsidRPr="00B72B4E" w:rsidRDefault="00886E3A">
      <w:pPr>
        <w:pStyle w:val="Titre1"/>
        <w:rPr>
          <w:lang w:val="fr-FR"/>
        </w:rPr>
      </w:pPr>
      <w:bookmarkStart w:id="36" w:name="_Toc241271699"/>
      <w:r>
        <w:rPr>
          <w:lang w:val="fr-FR"/>
        </w:rPr>
        <w:lastRenderedPageBreak/>
        <w:t>Annexes</w:t>
      </w:r>
      <w:bookmarkEnd w:id="36"/>
    </w:p>
    <w:p w:rsidR="00B01F9F" w:rsidRPr="00B72B4E" w:rsidRDefault="00886E3A">
      <w:pPr>
        <w:pStyle w:val="Titre2"/>
        <w:rPr>
          <w:lang w:val="fr-FR"/>
        </w:rPr>
      </w:pPr>
      <w:bookmarkStart w:id="37" w:name="_Toc241271700"/>
      <w:r>
        <w:rPr>
          <w:lang w:val="fr-FR"/>
        </w:rPr>
        <w:t>Annexe A – Organigrammes</w:t>
      </w:r>
      <w:bookmarkEnd w:id="37"/>
    </w:p>
    <w:p w:rsidR="00B01F9F" w:rsidRPr="00B72B4E" w:rsidRDefault="00886E3A">
      <w:pPr>
        <w:rPr>
          <w:lang w:val="fr-FR"/>
        </w:rPr>
      </w:pPr>
      <w:r>
        <w:rPr>
          <w:b/>
          <w:lang w:val="fr-FR"/>
        </w:rPr>
        <w:t>Tableau A1. Structure hiérarchique et fonctionnelle, d'Unisanté à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Exemple CTMG / Unisanté</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Gouvernance</w:t>
            </w:r>
          </w:p>
        </w:tc>
        <w:tc>
          <w:tcPr>
            <w:tcW w:w="3024" w:type="dxa"/>
          </w:tcPr>
          <w:p w:rsidR="00B01F9F" w:rsidRPr="001416F3" w:rsidRDefault="00886E3A">
            <w:pPr>
              <w:spacing w:after="40" w:line="240" w:lineRule="auto"/>
              <w:jc w:val="left"/>
              <w:rPr>
                <w:lang w:val="fr-FR"/>
              </w:rPr>
            </w:pPr>
            <w:r>
              <w:rPr>
                <w:sz w:val="20"/>
                <w:lang w:val="fr-FR"/>
              </w:rPr>
              <w:t>Définir, superviser, contrôler</w:t>
            </w:r>
          </w:p>
        </w:tc>
        <w:tc>
          <w:tcPr>
            <w:tcW w:w="3024" w:type="dxa"/>
          </w:tcPr>
          <w:p w:rsidR="00B01F9F" w:rsidRPr="001416F3" w:rsidRDefault="00886E3A">
            <w:pPr>
              <w:spacing w:after="40" w:line="240" w:lineRule="auto"/>
              <w:jc w:val="left"/>
              <w:rPr>
                <w:lang w:val="fr-FR"/>
              </w:rPr>
            </w:pPr>
            <w:r>
              <w:rPr>
                <w:sz w:val="20"/>
                <w:lang w:val="fr-FR"/>
              </w:rPr>
              <w:t>Conseil d'Unisanté</w:t>
            </w:r>
          </w:p>
        </w:tc>
      </w:tr>
      <w:tr w:rsidR="00B01F9F" w:rsidRPr="005B4ED2">
        <w:trPr>
          <w:cantSplit/>
          <w:jc w:val="center"/>
        </w:trPr>
        <w:tc>
          <w:tcPr>
            <w:tcW w:w="3024" w:type="dxa"/>
          </w:tcPr>
          <w:p w:rsidR="00B01F9F" w:rsidRPr="001416F3" w:rsidRDefault="00886E3A">
            <w:pPr>
              <w:spacing w:after="40" w:line="240" w:lineRule="auto"/>
              <w:jc w:val="left"/>
              <w:rPr>
                <w:lang w:val="fr-FR"/>
              </w:rPr>
            </w:pPr>
            <w:r>
              <w:rPr>
                <w:sz w:val="20"/>
                <w:lang w:val="fr-FR"/>
              </w:rPr>
              <w:t>Stratégique / exécutif</w:t>
            </w:r>
          </w:p>
        </w:tc>
        <w:tc>
          <w:tcPr>
            <w:tcW w:w="3024" w:type="dxa"/>
          </w:tcPr>
          <w:p w:rsidR="00B01F9F" w:rsidRPr="001416F3" w:rsidRDefault="00886E3A">
            <w:pPr>
              <w:spacing w:after="40" w:line="240" w:lineRule="auto"/>
              <w:jc w:val="left"/>
              <w:rPr>
                <w:lang w:val="fr-FR"/>
              </w:rPr>
            </w:pPr>
            <w:r>
              <w:rPr>
                <w:sz w:val="20"/>
                <w:lang w:val="fr-FR"/>
              </w:rPr>
              <w:t>Traduire la stratégie et diriger l'institution</w:t>
            </w:r>
          </w:p>
        </w:tc>
        <w:tc>
          <w:tcPr>
            <w:tcW w:w="3024" w:type="dxa"/>
          </w:tcPr>
          <w:p w:rsidR="00B01F9F" w:rsidRPr="001416F3" w:rsidRDefault="00886E3A">
            <w:pPr>
              <w:spacing w:after="40" w:line="240" w:lineRule="auto"/>
              <w:jc w:val="left"/>
              <w:rPr>
                <w:lang w:val="fr-FR"/>
              </w:rPr>
            </w:pPr>
            <w:r>
              <w:rPr>
                <w:sz w:val="20"/>
                <w:lang w:val="fr-FR"/>
              </w:rPr>
              <w:t>Direction générale, comité de direction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Tactique</w:t>
            </w:r>
          </w:p>
        </w:tc>
        <w:tc>
          <w:tcPr>
            <w:tcW w:w="3024" w:type="dxa"/>
          </w:tcPr>
          <w:p w:rsidR="00B01F9F" w:rsidRPr="001416F3" w:rsidRDefault="00886E3A">
            <w:pPr>
              <w:spacing w:after="40" w:line="240" w:lineRule="auto"/>
              <w:jc w:val="left"/>
              <w:rPr>
                <w:lang w:val="fr-FR"/>
              </w:rPr>
            </w:pPr>
            <w:r>
              <w:rPr>
                <w:sz w:val="20"/>
                <w:lang w:val="fr-FR"/>
              </w:rPr>
              <w:t>Piloter un domaine ou un département</w:t>
            </w:r>
          </w:p>
        </w:tc>
        <w:tc>
          <w:tcPr>
            <w:tcW w:w="3024" w:type="dxa"/>
          </w:tcPr>
          <w:p w:rsidR="00B01F9F" w:rsidRPr="001416F3" w:rsidRDefault="00886E3A">
            <w:pPr>
              <w:spacing w:after="40" w:line="240" w:lineRule="auto"/>
              <w:jc w:val="left"/>
              <w:rPr>
                <w:lang w:val="fr-FR"/>
              </w:rPr>
            </w:pPr>
            <w:r>
              <w:rPr>
                <w:sz w:val="20"/>
                <w:lang w:val="fr-FR"/>
              </w:rPr>
              <w:t>DUSC, responsables départementaux</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w:t>
            </w:r>
          </w:p>
        </w:tc>
        <w:tc>
          <w:tcPr>
            <w:tcW w:w="3024" w:type="dxa"/>
          </w:tcPr>
          <w:p w:rsidR="00B01F9F" w:rsidRPr="001416F3" w:rsidRDefault="00886E3A">
            <w:pPr>
              <w:spacing w:after="40" w:line="240" w:lineRule="auto"/>
              <w:jc w:val="left"/>
              <w:rPr>
                <w:lang w:val="fr-FR"/>
              </w:rPr>
            </w:pPr>
            <w:r>
              <w:rPr>
                <w:sz w:val="20"/>
                <w:lang w:val="fr-FR"/>
              </w:rPr>
              <w:t>Faire fonctionner l'activité au quotidien</w:t>
            </w:r>
          </w:p>
        </w:tc>
        <w:tc>
          <w:tcPr>
            <w:tcW w:w="3024" w:type="dxa"/>
          </w:tcPr>
          <w:p w:rsidR="00B01F9F" w:rsidRPr="001416F3" w:rsidRDefault="00886E3A">
            <w:pPr>
              <w:spacing w:after="40" w:line="240" w:lineRule="auto"/>
              <w:jc w:val="left"/>
              <w:rPr>
                <w:lang w:val="fr-FR"/>
              </w:rPr>
            </w:pPr>
            <w:r>
              <w:rPr>
                <w:sz w:val="20"/>
                <w:lang w:val="fr-FR"/>
              </w:rPr>
              <w:t>CTMG</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Opérationnel de proximité</w:t>
            </w:r>
          </w:p>
        </w:tc>
        <w:tc>
          <w:tcPr>
            <w:tcW w:w="3024" w:type="dxa"/>
          </w:tcPr>
          <w:p w:rsidR="00B01F9F" w:rsidRPr="001416F3" w:rsidRDefault="00886E3A">
            <w:pPr>
              <w:spacing w:after="40" w:line="240" w:lineRule="auto"/>
              <w:jc w:val="left"/>
              <w:rPr>
                <w:lang w:val="fr-FR"/>
              </w:rPr>
            </w:pPr>
            <w:r>
              <w:rPr>
                <w:sz w:val="20"/>
                <w:lang w:val="fr-FR"/>
              </w:rPr>
              <w:t>Conduire l'activité en temps réel</w:t>
            </w:r>
          </w:p>
        </w:tc>
        <w:tc>
          <w:tcPr>
            <w:tcW w:w="3024" w:type="dxa"/>
          </w:tcPr>
          <w:p w:rsidR="00B01F9F" w:rsidRPr="001416F3" w:rsidRDefault="00886E3A">
            <w:pPr>
              <w:spacing w:after="40" w:line="240" w:lineRule="auto"/>
              <w:jc w:val="left"/>
              <w:rPr>
                <w:lang w:val="fr-FR"/>
              </w:rPr>
            </w:pPr>
            <w:r>
              <w:rPr>
                <w:sz w:val="20"/>
                <w:lang w:val="fr-FR"/>
              </w:rPr>
              <w:t>Chef de salle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Exécution spécialisée</w:t>
            </w:r>
          </w:p>
        </w:tc>
        <w:tc>
          <w:tcPr>
            <w:tcW w:w="3024" w:type="dxa"/>
          </w:tcPr>
          <w:p w:rsidR="00B01F9F" w:rsidRPr="001416F3" w:rsidRDefault="00886E3A">
            <w:pPr>
              <w:spacing w:after="40" w:line="240" w:lineRule="auto"/>
              <w:jc w:val="left"/>
              <w:rPr>
                <w:lang w:val="fr-FR"/>
              </w:rPr>
            </w:pPr>
            <w:r>
              <w:rPr>
                <w:sz w:val="20"/>
                <w:lang w:val="fr-FR"/>
              </w:rPr>
              <w:t>Réaliser la prestation</w:t>
            </w:r>
          </w:p>
        </w:tc>
        <w:tc>
          <w:tcPr>
            <w:tcW w:w="3024" w:type="dxa"/>
          </w:tcPr>
          <w:p w:rsidR="00B01F9F" w:rsidRPr="001416F3" w:rsidRDefault="00886E3A">
            <w:pPr>
              <w:spacing w:after="40" w:line="240" w:lineRule="auto"/>
              <w:jc w:val="left"/>
              <w:rPr>
                <w:lang w:val="fr-FR"/>
              </w:rPr>
            </w:pPr>
            <w:r>
              <w:rPr>
                <w:sz w:val="20"/>
                <w:lang w:val="fr-FR"/>
              </w:rPr>
              <w:t>Régulateurs sanitaires</w:t>
            </w:r>
          </w:p>
        </w:tc>
      </w:tr>
    </w:tbl>
    <w:p w:rsidR="00B01F9F" w:rsidRDefault="00B01F9F">
      <w:pPr>
        <w:spacing w:after="0"/>
      </w:pPr>
    </w:p>
    <w:p w:rsidR="00B01F9F" w:rsidRPr="00B72B4E" w:rsidRDefault="00886E3A">
      <w:pPr>
        <w:rPr>
          <w:lang w:val="fr-FR"/>
        </w:rPr>
      </w:pPr>
      <w:r>
        <w:rPr>
          <w:b/>
          <w:lang w:val="fr-FR"/>
        </w:rPr>
        <w:t>Tableau A2. Structure hiérarchique et fonctionnelle de la CTMG</w:t>
      </w:r>
    </w:p>
    <w:tbl>
      <w:tblPr>
        <w:tblStyle w:val="Grilledutableau"/>
        <w:tblW w:w="9072" w:type="dxa"/>
        <w:jc w:val="center"/>
        <w:tblLayout w:type="fixed"/>
        <w:tblLook w:val="04A0" w:firstRow="1" w:lastRow="0" w:firstColumn="1" w:lastColumn="0" w:noHBand="0" w:noVBand="1"/>
      </w:tblPr>
      <w:tblGrid>
        <w:gridCol w:w="3024"/>
        <w:gridCol w:w="3024"/>
        <w:gridCol w:w="3024"/>
      </w:tblGrid>
      <w:tr w:rsidR="00B01F9F">
        <w:trPr>
          <w:cantSplit/>
          <w:tblHeader/>
          <w:jc w:val="center"/>
        </w:trPr>
        <w:tc>
          <w:tcPr>
            <w:tcW w:w="3024" w:type="dxa"/>
            <w:shd w:val="clear" w:color="auto" w:fill="DCE3EC"/>
          </w:tcPr>
          <w:p w:rsidR="00B01F9F" w:rsidRPr="001416F3" w:rsidRDefault="00886E3A">
            <w:pPr>
              <w:spacing w:after="40" w:line="240" w:lineRule="auto"/>
              <w:jc w:val="left"/>
              <w:rPr>
                <w:lang w:val="fr-FR"/>
              </w:rPr>
            </w:pPr>
            <w:r>
              <w:rPr>
                <w:b/>
                <w:sz w:val="20"/>
                <w:lang w:val="fr-FR"/>
              </w:rPr>
              <w:t>Niveau</w:t>
            </w:r>
          </w:p>
        </w:tc>
        <w:tc>
          <w:tcPr>
            <w:tcW w:w="3024" w:type="dxa"/>
            <w:shd w:val="clear" w:color="auto" w:fill="DCE3EC"/>
          </w:tcPr>
          <w:p w:rsidR="00B01F9F" w:rsidRPr="001416F3" w:rsidRDefault="00886E3A">
            <w:pPr>
              <w:spacing w:after="40" w:line="240" w:lineRule="auto"/>
              <w:jc w:val="left"/>
              <w:rPr>
                <w:lang w:val="fr-FR"/>
              </w:rPr>
            </w:pPr>
            <w:r>
              <w:rPr>
                <w:b/>
                <w:sz w:val="20"/>
                <w:lang w:val="fr-FR"/>
              </w:rPr>
              <w:t>Fonction</w:t>
            </w:r>
          </w:p>
        </w:tc>
        <w:tc>
          <w:tcPr>
            <w:tcW w:w="3024" w:type="dxa"/>
            <w:shd w:val="clear" w:color="auto" w:fill="DCE3EC"/>
          </w:tcPr>
          <w:p w:rsidR="00B01F9F" w:rsidRPr="001416F3" w:rsidRDefault="00886E3A">
            <w:pPr>
              <w:spacing w:after="40" w:line="240" w:lineRule="auto"/>
              <w:jc w:val="left"/>
              <w:rPr>
                <w:lang w:val="fr-FR"/>
              </w:rPr>
            </w:pPr>
            <w:r>
              <w:rPr>
                <w:b/>
                <w:sz w:val="20"/>
                <w:lang w:val="fr-FR"/>
              </w:rPr>
              <w:t>Composition</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1. Direction / stratégique</w:t>
            </w:r>
          </w:p>
        </w:tc>
        <w:tc>
          <w:tcPr>
            <w:tcW w:w="3024" w:type="dxa"/>
          </w:tcPr>
          <w:p w:rsidR="00B01F9F" w:rsidRPr="001416F3" w:rsidRDefault="00886E3A">
            <w:pPr>
              <w:spacing w:after="40" w:line="240" w:lineRule="auto"/>
              <w:jc w:val="left"/>
              <w:rPr>
                <w:lang w:val="fr-FR"/>
              </w:rPr>
            </w:pPr>
            <w:r>
              <w:rPr>
                <w:sz w:val="20"/>
                <w:lang w:val="fr-FR"/>
              </w:rPr>
              <w:t>Définir les orientations du service, garantir l'atteinte des objectifs, arbitrer les ressources, assurer l'interface avec la hiérarchie d'Unisanté</w:t>
            </w:r>
          </w:p>
        </w:tc>
        <w:tc>
          <w:tcPr>
            <w:tcW w:w="3024" w:type="dxa"/>
          </w:tcPr>
          <w:p w:rsidR="00B01F9F" w:rsidRPr="001416F3" w:rsidRDefault="00886E3A">
            <w:pPr>
              <w:spacing w:after="40" w:line="240" w:lineRule="auto"/>
              <w:jc w:val="left"/>
              <w:rPr>
                <w:lang w:val="fr-FR"/>
              </w:rPr>
            </w:pPr>
            <w:r>
              <w:rPr>
                <w:sz w:val="20"/>
                <w:lang w:val="fr-FR"/>
              </w:rPr>
              <w:t>Cheffe de service</w:t>
            </w:r>
          </w:p>
        </w:tc>
      </w:tr>
      <w:tr w:rsidR="00B01F9F" w:rsidRPr="005B4ED2">
        <w:trPr>
          <w:cantSplit/>
          <w:jc w:val="center"/>
        </w:trPr>
        <w:tc>
          <w:tcPr>
            <w:tcW w:w="3024" w:type="dxa"/>
          </w:tcPr>
          <w:p w:rsidR="00B01F9F" w:rsidRPr="001416F3" w:rsidRDefault="00886E3A">
            <w:pPr>
              <w:spacing w:after="40" w:line="240" w:lineRule="auto"/>
              <w:jc w:val="left"/>
              <w:rPr>
                <w:lang w:val="fr-FR"/>
              </w:rPr>
            </w:pPr>
            <w:r>
              <w:rPr>
                <w:sz w:val="20"/>
                <w:lang w:val="fr-FR"/>
              </w:rPr>
              <w:t>2. Encadrement supérieur / médico-managérial</w:t>
            </w:r>
          </w:p>
        </w:tc>
        <w:tc>
          <w:tcPr>
            <w:tcW w:w="3024" w:type="dxa"/>
          </w:tcPr>
          <w:p w:rsidR="00B01F9F" w:rsidRPr="001416F3" w:rsidRDefault="00886E3A">
            <w:pPr>
              <w:spacing w:after="40" w:line="240" w:lineRule="auto"/>
              <w:jc w:val="left"/>
              <w:rPr>
                <w:lang w:val="fr-FR"/>
              </w:rPr>
            </w:pPr>
            <w:r>
              <w:rPr>
                <w:sz w:val="20"/>
                <w:lang w:val="fr-FR"/>
              </w:rPr>
              <w:t>Décliner les orientations, superviser les activités, assurer le pilotage médical et managérial, accompagner les évolutions organisationnelles</w:t>
            </w:r>
          </w:p>
        </w:tc>
        <w:tc>
          <w:tcPr>
            <w:tcW w:w="3024" w:type="dxa"/>
          </w:tcPr>
          <w:p w:rsidR="00B01F9F" w:rsidRPr="001416F3" w:rsidRDefault="00886E3A">
            <w:pPr>
              <w:spacing w:after="40" w:line="240" w:lineRule="auto"/>
              <w:jc w:val="left"/>
              <w:rPr>
                <w:lang w:val="fr-FR"/>
              </w:rPr>
            </w:pPr>
            <w:r>
              <w:rPr>
                <w:sz w:val="20"/>
                <w:lang w:val="fr-FR"/>
              </w:rPr>
              <w:t>3 cadres et une médecin responsable</w:t>
            </w:r>
          </w:p>
        </w:tc>
      </w:tr>
      <w:tr w:rsidR="00B01F9F">
        <w:trPr>
          <w:cantSplit/>
          <w:jc w:val="center"/>
        </w:trPr>
        <w:tc>
          <w:tcPr>
            <w:tcW w:w="3024" w:type="dxa"/>
          </w:tcPr>
          <w:p w:rsidR="00B01F9F" w:rsidRPr="001416F3" w:rsidRDefault="00886E3A">
            <w:pPr>
              <w:spacing w:after="40" w:line="240" w:lineRule="auto"/>
              <w:jc w:val="left"/>
              <w:rPr>
                <w:lang w:val="fr-FR"/>
              </w:rPr>
            </w:pPr>
            <w:r>
              <w:rPr>
                <w:sz w:val="20"/>
                <w:lang w:val="fr-FR"/>
              </w:rPr>
              <w:t>3. Encadrement opérationnel</w:t>
            </w:r>
          </w:p>
        </w:tc>
        <w:tc>
          <w:tcPr>
            <w:tcW w:w="3024" w:type="dxa"/>
          </w:tcPr>
          <w:p w:rsidR="00B01F9F" w:rsidRPr="001416F3" w:rsidRDefault="00886E3A">
            <w:pPr>
              <w:spacing w:after="40" w:line="240" w:lineRule="auto"/>
              <w:jc w:val="left"/>
              <w:rPr>
                <w:lang w:val="fr-FR"/>
              </w:rPr>
            </w:pPr>
            <w:r>
              <w:rPr>
                <w:sz w:val="20"/>
                <w:lang w:val="fr-FR"/>
              </w:rPr>
              <w:t>Piloter l'activité en temps réel, organiser les ressources, répartir les flux, garantir la continuité et la qualité opérationnelle</w:t>
            </w:r>
          </w:p>
        </w:tc>
        <w:tc>
          <w:tcPr>
            <w:tcW w:w="3024" w:type="dxa"/>
          </w:tcPr>
          <w:p w:rsidR="00B01F9F" w:rsidRPr="001416F3" w:rsidRDefault="00886E3A">
            <w:pPr>
              <w:spacing w:after="40" w:line="240" w:lineRule="auto"/>
              <w:jc w:val="left"/>
              <w:rPr>
                <w:lang w:val="fr-FR"/>
              </w:rPr>
            </w:pPr>
            <w:r>
              <w:rPr>
                <w:sz w:val="20"/>
                <w:lang w:val="fr-FR"/>
              </w:rPr>
              <w:t>7 chefs de salle</w:t>
            </w:r>
          </w:p>
        </w:tc>
      </w:tr>
      <w:tr w:rsidR="00B01F9F" w:rsidRPr="005B4ED2">
        <w:trPr>
          <w:cantSplit/>
          <w:jc w:val="center"/>
        </w:trPr>
        <w:tc>
          <w:tcPr>
            <w:tcW w:w="3024" w:type="dxa"/>
          </w:tcPr>
          <w:p w:rsidR="00B01F9F" w:rsidRPr="001416F3" w:rsidRDefault="00886E3A">
            <w:pPr>
              <w:spacing w:after="40" w:line="240" w:lineRule="auto"/>
              <w:jc w:val="left"/>
              <w:rPr>
                <w:lang w:val="fr-FR"/>
              </w:rPr>
            </w:pPr>
            <w:r>
              <w:rPr>
                <w:sz w:val="20"/>
                <w:lang w:val="fr-FR"/>
              </w:rPr>
              <w:t>4. Fonctions expertes / support</w:t>
            </w:r>
          </w:p>
        </w:tc>
        <w:tc>
          <w:tcPr>
            <w:tcW w:w="3024" w:type="dxa"/>
          </w:tcPr>
          <w:p w:rsidR="00B01F9F" w:rsidRPr="001416F3" w:rsidRDefault="00886E3A">
            <w:pPr>
              <w:spacing w:after="40" w:line="240" w:lineRule="auto"/>
              <w:jc w:val="left"/>
              <w:rPr>
                <w:lang w:val="fr-FR"/>
              </w:rPr>
            </w:pPr>
            <w:r>
              <w:rPr>
                <w:sz w:val="20"/>
                <w:lang w:val="fr-FR"/>
              </w:rPr>
              <w:t>Soutenir l'activité par l'administration, la formation, l'expertise médicale et le développement des compétences</w:t>
            </w:r>
          </w:p>
        </w:tc>
        <w:tc>
          <w:tcPr>
            <w:tcW w:w="3024" w:type="dxa"/>
          </w:tcPr>
          <w:p w:rsidR="00B01F9F" w:rsidRPr="001416F3" w:rsidRDefault="00886E3A">
            <w:pPr>
              <w:spacing w:after="40" w:line="240" w:lineRule="auto"/>
              <w:jc w:val="left"/>
              <w:rPr>
                <w:lang w:val="fr-FR"/>
              </w:rPr>
            </w:pPr>
            <w:r>
              <w:rPr>
                <w:sz w:val="20"/>
                <w:lang w:val="fr-FR"/>
              </w:rPr>
              <w:t>Équipe administrative (2) et médecins formateurs</w:t>
            </w:r>
          </w:p>
        </w:tc>
      </w:tr>
      <w:tr w:rsidR="00B01F9F" w:rsidRPr="005B4ED2">
        <w:trPr>
          <w:cantSplit/>
          <w:jc w:val="center"/>
        </w:trPr>
        <w:tc>
          <w:tcPr>
            <w:tcW w:w="3024" w:type="dxa"/>
          </w:tcPr>
          <w:p w:rsidR="00B01F9F" w:rsidRPr="001416F3" w:rsidRDefault="00886E3A">
            <w:pPr>
              <w:spacing w:after="40" w:line="240" w:lineRule="auto"/>
              <w:jc w:val="left"/>
              <w:rPr>
                <w:lang w:val="fr-FR"/>
              </w:rPr>
            </w:pPr>
            <w:r>
              <w:rPr>
                <w:sz w:val="20"/>
                <w:lang w:val="fr-FR"/>
              </w:rPr>
              <w:t>5. Production opérationnelle spécialisée</w:t>
            </w:r>
          </w:p>
        </w:tc>
        <w:tc>
          <w:tcPr>
            <w:tcW w:w="3024" w:type="dxa"/>
          </w:tcPr>
          <w:p w:rsidR="00B01F9F" w:rsidRPr="001416F3" w:rsidRDefault="00886E3A">
            <w:pPr>
              <w:spacing w:after="40" w:line="240" w:lineRule="auto"/>
              <w:jc w:val="left"/>
              <w:rPr>
                <w:lang w:val="fr-FR"/>
              </w:rPr>
            </w:pPr>
            <w:r>
              <w:rPr>
                <w:sz w:val="20"/>
                <w:lang w:val="fr-FR"/>
              </w:rPr>
              <w:t>Assurer la réception, l'évaluation, la régulation et l'orientation des demandes sanitaires</w:t>
            </w:r>
          </w:p>
        </w:tc>
        <w:tc>
          <w:tcPr>
            <w:tcW w:w="3024" w:type="dxa"/>
          </w:tcPr>
          <w:p w:rsidR="00B01F9F" w:rsidRPr="001416F3" w:rsidRDefault="00886E3A">
            <w:pPr>
              <w:spacing w:after="40" w:line="240" w:lineRule="auto"/>
              <w:jc w:val="left"/>
              <w:rPr>
                <w:lang w:val="fr-FR"/>
              </w:rPr>
            </w:pPr>
            <w:r>
              <w:rPr>
                <w:sz w:val="20"/>
                <w:lang w:val="fr-FR"/>
              </w:rPr>
              <w:t>16 agents de front-office et 33 régulateurs sanitaires, dont 5 praticiens formateurs</w:t>
            </w:r>
          </w:p>
        </w:tc>
      </w:tr>
    </w:tbl>
    <w:p w:rsidR="00B01F9F" w:rsidRPr="00B72B4E" w:rsidRDefault="00B01F9F">
      <w:pPr>
        <w:spacing w:after="0"/>
        <w:rPr>
          <w:lang w:val="fr-FR"/>
        </w:rPr>
      </w:pPr>
    </w:p>
    <w:p w:rsidR="00B01F9F" w:rsidRPr="00B72B4E" w:rsidRDefault="00886E3A">
      <w:pPr>
        <w:rPr>
          <w:lang w:val="fr-FR"/>
        </w:rPr>
      </w:pPr>
      <w:r>
        <w:rPr>
          <w:i/>
          <w:lang w:val="fr-FR"/>
        </w:rPr>
        <w:t>Source : organigramme établi par l'auteur à partir de sa connaissance du service.</w:t>
      </w:r>
      <w:r>
        <w:rPr>
          <w:lang w:val="fr-FR"/>
        </w:rPr>
        <w:br w:type="page"/>
      </w:r>
    </w:p>
    <w:p w:rsidR="00B01F9F" w:rsidRPr="00B72B4E" w:rsidRDefault="00886E3A">
      <w:pPr>
        <w:pStyle w:val="Titre2"/>
        <w:rPr>
          <w:lang w:val="fr-FR"/>
        </w:rPr>
      </w:pPr>
      <w:bookmarkStart w:id="38" w:name="_Toc241271701"/>
      <w:r>
        <w:rPr>
          <w:lang w:val="fr-FR"/>
        </w:rPr>
        <w:lastRenderedPageBreak/>
        <w:t>Annexe B – Schéma de l'orchestration stratégique RH, de la CTMG à Unisanté</w:t>
      </w:r>
      <w:bookmarkEnd w:id="38"/>
    </w:p>
    <w:p w:rsidR="00B01F9F" w:rsidRDefault="00886E3A">
      <w:pPr>
        <w:keepNext/>
        <w:jc w:val="center"/>
      </w:pPr>
      <w:r>
        <w:rPr>
          <w:noProof/>
          <w:lang w:val="fr-FR" w:eastAsia="fr-FR"/>
        </w:rPr>
        <w:drawing>
          <wp:inline distT="0" distB="0" distL="0" distR="0">
            <wp:extent cx="4895850" cy="67830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stretch>
                      <a:fillRect/>
                    </a:stretch>
                  </pic:blipFill>
                  <pic:spPr bwMode="auto">
                    <a:xfrm>
                      <a:off x="0" y="0"/>
                      <a:ext cx="4895850" cy="6783070"/>
                    </a:xfrm>
                    <a:prstGeom prst="rect">
                      <a:avLst/>
                    </a:prstGeom>
                  </pic:spPr>
                </pic:pic>
              </a:graphicData>
            </a:graphic>
          </wp:inline>
        </w:drawing>
      </w:r>
    </w:p>
    <w:p w:rsidR="00B01F9F" w:rsidRPr="00B72B4E" w:rsidRDefault="00886E3A">
      <w:pPr>
        <w:jc w:val="center"/>
        <w:rPr>
          <w:lang w:val="fr-FR"/>
        </w:rPr>
      </w:pPr>
      <w:r>
        <w:rPr>
          <w:i/>
          <w:sz w:val="19"/>
          <w:lang w:val="fr-FR"/>
        </w:rPr>
        <w:t>Figure 1. Structure de gouvernance de la CTMG jusqu'à Unisanté et orchestration stratégique RH observée (synthèse de l'auteur).</w:t>
      </w:r>
    </w:p>
    <w:p w:rsidR="00B01F9F" w:rsidRPr="00B72B4E" w:rsidRDefault="00886E3A">
      <w:pPr>
        <w:rPr>
          <w:lang w:val="fr-FR"/>
        </w:rPr>
      </w:pPr>
      <w:r>
        <w:rPr>
          <w:i/>
          <w:lang w:val="fr-FR"/>
        </w:rPr>
        <w:t>Lecture : les traits pleins figurent les délégations et désignations formelles ; le flux descendant de gauche représente le pilotage par les indicateurs de volume ; le flux ascendant de droite, en tirets, représente l'information humaine, filtrée ou interrompue à chaque niveau (croix). Les filtres cognitifs sont des hypothèses (section 5).</w:t>
      </w:r>
      <w:r>
        <w:rPr>
          <w:lang w:val="fr-FR"/>
        </w:rPr>
        <w:br w:type="page"/>
      </w:r>
    </w:p>
    <w:p w:rsidR="00B01F9F" w:rsidRPr="00B72B4E" w:rsidRDefault="00886E3A">
      <w:pPr>
        <w:pStyle w:val="Titre2"/>
        <w:rPr>
          <w:lang w:val="fr-FR"/>
        </w:rPr>
      </w:pPr>
      <w:bookmarkStart w:id="39" w:name="_Toc241271702"/>
      <w:r>
        <w:rPr>
          <w:lang w:val="fr-FR"/>
        </w:rPr>
        <w:lastRenderedPageBreak/>
        <w:t>Annexe C – Entretiens</w:t>
      </w:r>
      <w:bookmarkEnd w:id="39"/>
    </w:p>
    <w:p w:rsidR="00B01F9F" w:rsidRPr="00B72B4E" w:rsidRDefault="00886E3A">
      <w:pPr>
        <w:rPr>
          <w:lang w:val="fr-FR"/>
        </w:rPr>
      </w:pPr>
      <w:r>
        <w:rPr>
          <w:b/>
          <w:lang w:val="fr-FR"/>
        </w:rPr>
        <w:t xml:space="preserve">C1. Entretien avec un chef de salle, infirmier régulateur sanitaire (E1)</w:t>
      </w:r>
    </w:p>
    <w:p w:rsidR="00B01F9F" w:rsidRPr="00B72B4E" w:rsidRDefault="00886E3A">
      <w:pPr>
        <w:rPr>
          <w:lang w:val="fr-FR"/>
        </w:rPr>
      </w:pPr>
      <w:r>
        <w:rPr>
          <w:i/>
          <w:lang w:val="fr-FR"/>
        </w:rPr>
        <w:t>Date : 16.09.2026. Cadre : entretien téléphonique, consentement recueilli en début d'entretien. Restitution : retranscription automatique (Turboscribe), corrigée et complétée par réécoute. Le prénom de la personne interrogée a été remplacé par « E1 ».</w:t>
      </w:r>
    </w:p>
    <w:p w:rsidR="00B01F9F" w:rsidRPr="00B72B4E" w:rsidRDefault="00886E3A">
      <w:pPr>
        <w:rPr>
          <w:lang w:val="fr-FR"/>
        </w:rPr>
      </w:pPr>
      <w:r>
        <w:rPr>
          <w:b/>
          <w:lang w:val="fr-FR"/>
        </w:rPr>
        <w:t>Auteur :</w:t>
      </w:r>
      <w:r>
        <w:rPr>
          <w:lang w:val="fr-FR"/>
        </w:rPr>
        <w:t xml:space="preserve"> Donc comme je t'en avais parlé, cet entretien se fait dans le cadre de mon devoir de CAS, pour le module Orchestration Stratégique RH. Il se fera donc dans ce cadre strictement confidentiel et ne sera pas public. Es-tu d'accord de faire cet entretien ?</w:t>
      </w:r>
    </w:p>
    <w:p w:rsidR="00B01F9F" w:rsidRPr="00B72B4E" w:rsidRDefault="00B72B4E">
      <w:pPr>
        <w:rPr>
          <w:lang w:val="fr-FR"/>
        </w:rPr>
      </w:pPr>
      <w:r>
        <w:rPr>
          <w:b/>
          <w:lang w:val="fr-FR"/>
        </w:rPr>
        <w:t>E1 :</w:t>
      </w:r>
      <w:r>
        <w:rPr>
          <w:lang w:val="fr-FR"/>
        </w:rPr>
        <w:t xml:space="preserve"> Oui pas de soucis.</w:t>
      </w:r>
    </w:p>
    <w:p w:rsidR="00B01F9F" w:rsidRPr="00B72B4E" w:rsidRDefault="00B72B4E">
      <w:pPr>
        <w:rPr>
          <w:lang w:val="fr-FR"/>
        </w:rPr>
      </w:pPr>
      <w:r>
        <w:rPr>
          <w:b/>
          <w:lang w:val="fr-FR"/>
        </w:rPr>
        <w:t>Auteur </w:t>
      </w:r>
      <w:r>
        <w:rPr>
          <w:lang w:val="fr-FR"/>
        </w:rPr>
        <w:t xml:space="preserve">: Très bien, je t'en remercie. Euh donc du coup, je te rappelle l’idée de l’entretien est de répondre de manière concise et très factuels. Pour commencer, peux-tu présenter rapidement ton rôle à la CTMG ?</w:t>
      </w:r>
    </w:p>
    <w:p w:rsidR="00B01F9F" w:rsidRPr="00B72B4E" w:rsidRDefault="00886E3A">
      <w:pPr>
        <w:rPr>
          <w:lang w:val="fr-FR"/>
        </w:rPr>
      </w:pPr>
      <w:r>
        <w:rPr>
          <w:b/>
          <w:lang w:val="fr-FR"/>
        </w:rPr>
        <w:t>E1 :</w:t>
      </w:r>
      <w:r>
        <w:rPr>
          <w:lang w:val="fr-FR"/>
        </w:rPr>
        <w:t xml:space="preserve"> Oui, et bien je suis infirmier régulateur et chef de salle. Quand je suis chef de salle, je coordonne l'activité de la centrale : les appels, les situations compliquées, les problèmes techniques ou organisationnels. On aide aussi les collègues quand ils en ont besoin et on fait le lien avec les cadres.</w:t>
      </w:r>
    </w:p>
    <w:p w:rsidR="00B01F9F" w:rsidRPr="00B72B4E" w:rsidRDefault="00886E3A">
      <w:pPr>
        <w:rPr>
          <w:lang w:val="fr-FR"/>
        </w:rPr>
      </w:pPr>
      <w:r>
        <w:rPr>
          <w:b/>
          <w:lang w:val="fr-FR"/>
        </w:rPr>
        <w:t>Auteur :</w:t>
      </w:r>
      <w:r>
        <w:rPr>
          <w:lang w:val="fr-FR"/>
        </w:rPr>
        <w:t xml:space="preserve"> La CTMG a connu plusieurs changements ces dernières années. Comment tu les as vécus ?</w:t>
      </w:r>
    </w:p>
    <w:p w:rsidR="00B01F9F" w:rsidRPr="00B72B4E" w:rsidRDefault="00886E3A">
      <w:pPr>
        <w:rPr>
          <w:lang w:val="fr-FR"/>
        </w:rPr>
      </w:pPr>
      <w:r>
        <w:rPr>
          <w:b/>
          <w:lang w:val="fr-FR"/>
        </w:rPr>
        <w:t>E1 :</w:t>
      </w:r>
      <w:r>
        <w:rPr>
          <w:lang w:val="fr-FR"/>
        </w:rPr>
        <w:t xml:space="preserve"> Ah oui il y a eu plusieurs périodes. D'abord la crise de la Fondation Urgences Santé, puis la tutelle de l'EMCC et ensuite le rattachement à Unisanté. Mais pour moi, il faut bien séparer les choses. La crise de la Fondation concernait surtout un conflit entre les anciens cadres et le conseil d'administration. À cette époque, je ne me souviens pas d'un problème particulier de confiance entre les collaborateurs et leur hiérarchie.</w:t>
      </w:r>
    </w:p>
    <w:p w:rsidR="00B01F9F" w:rsidRPr="00B72B4E" w:rsidRDefault="00886E3A">
      <w:pPr>
        <w:rPr>
          <w:lang w:val="fr-FR"/>
        </w:rPr>
      </w:pPr>
      <w:r>
        <w:rPr>
          <w:lang w:val="fr-FR"/>
        </w:rPr>
        <w:t>La cheffe de service actuelle est arrivée pendant la période de tutelle. Les difficultés qu'on connaît aujourd'hui avec la direction sont venues après.</w:t>
      </w:r>
    </w:p>
    <w:p w:rsidR="00B01F9F" w:rsidRPr="00B72B4E" w:rsidRDefault="00886E3A">
      <w:pPr>
        <w:rPr>
          <w:lang w:val="fr-FR"/>
        </w:rPr>
      </w:pPr>
      <w:r>
        <w:rPr>
          <w:b/>
          <w:lang w:val="fr-FR"/>
        </w:rPr>
        <w:t>Auteur :</w:t>
      </w:r>
      <w:r>
        <w:rPr>
          <w:lang w:val="fr-FR"/>
        </w:rPr>
        <w:t xml:space="preserve"> Qu'est-ce qui a changé selon toi ?</w:t>
      </w:r>
    </w:p>
    <w:p w:rsidR="00B01F9F" w:rsidRPr="00B72B4E" w:rsidRDefault="00886E3A">
      <w:pPr>
        <w:rPr>
          <w:lang w:val="fr-FR"/>
        </w:rPr>
      </w:pPr>
      <w:r>
        <w:rPr>
          <w:b/>
          <w:lang w:val="fr-FR"/>
        </w:rPr>
        <w:t>E1 :</w:t>
      </w:r>
      <w:r>
        <w:rPr>
          <w:lang w:val="fr-FR"/>
        </w:rPr>
        <w:t xml:space="preserve"> Progressivement, la confiance s'est dégradée. Il y a eu des tensions, des départs et des situations managériales que des collègues ont mal vécues. Certains ont commencé à faire attention à ce qu'ils disaient et à qui ils le disaient. Comme chef de salle, on le voit parce que les collègues viennent souvent nous parler de manière informelle.</w:t>
      </w:r>
    </w:p>
    <w:p w:rsidR="00B01F9F" w:rsidRPr="00B72B4E" w:rsidRDefault="00886E3A">
      <w:pPr>
        <w:rPr>
          <w:lang w:val="fr-FR"/>
        </w:rPr>
      </w:pPr>
      <w:r>
        <w:rPr>
          <w:b/>
          <w:lang w:val="fr-FR"/>
        </w:rPr>
        <w:t>Auteur :</w:t>
      </w:r>
      <w:r>
        <w:rPr>
          <w:lang w:val="fr-FR"/>
        </w:rPr>
        <w:t xml:space="preserve"> Est-ce que tu peux me donner une situation qui t'a particulièrement marqué ?</w:t>
      </w:r>
    </w:p>
    <w:p w:rsidR="00B01F9F" w:rsidRPr="00B72B4E" w:rsidRDefault="00886E3A">
      <w:pPr>
        <w:rPr>
          <w:lang w:val="fr-FR"/>
        </w:rPr>
      </w:pPr>
      <w:r>
        <w:rPr>
          <w:b/>
          <w:lang w:val="fr-FR"/>
        </w:rPr>
        <w:t>E1 :</w:t>
      </w:r>
      <w:r>
        <w:rPr>
          <w:lang w:val="fr-FR"/>
        </w:rPr>
        <w:t xml:space="preserve"> La vague de départs. Quand plusieurs personnes partent et que ça continue dans le temps, forcément on se pose des questions. Unisanté a finalement lancé un audit interne. Pour nous, c'était plutôt positif parce qu'on s'est dit que l'institution allait regarder ce qui se passait.</w:t>
      </w:r>
    </w:p>
    <w:p w:rsidR="00B01F9F" w:rsidRPr="00B72B4E" w:rsidRDefault="00886E3A">
      <w:pPr>
        <w:rPr>
          <w:lang w:val="fr-FR"/>
        </w:rPr>
      </w:pPr>
      <w:r>
        <w:rPr>
          <w:lang w:val="fr-FR"/>
        </w:rPr>
        <w:t>Mais les résultats ne nous ont pas été communiqués. Ensuite, on a reçu un mail des RH qui exprimait leur confiance envers la direction de la CTMG.</w:t>
      </w:r>
    </w:p>
    <w:p w:rsidR="00B01F9F" w:rsidRPr="00B72B4E" w:rsidRDefault="00886E3A">
      <w:pPr>
        <w:rPr>
          <w:lang w:val="fr-FR"/>
        </w:rPr>
      </w:pPr>
      <w:r>
        <w:rPr>
          <w:b/>
          <w:lang w:val="fr-FR"/>
        </w:rPr>
        <w:t>Auteur :</w:t>
      </w:r>
      <w:r>
        <w:rPr>
          <w:lang w:val="fr-FR"/>
        </w:rPr>
        <w:t xml:space="preserve"> Comment ce message a-t-il été reçu ?</w:t>
      </w:r>
    </w:p>
    <w:p w:rsidR="00B01F9F" w:rsidRPr="00B72B4E" w:rsidRDefault="00886E3A">
      <w:pPr>
        <w:rPr>
          <w:lang w:val="fr-FR"/>
        </w:rPr>
      </w:pPr>
      <w:r>
        <w:rPr>
          <w:b/>
          <w:lang w:val="fr-FR"/>
        </w:rPr>
        <w:lastRenderedPageBreak/>
        <w:t>E1 :</w:t>
      </w:r>
      <w:r>
        <w:rPr>
          <w:lang w:val="fr-FR"/>
        </w:rPr>
        <w:t xml:space="preserve"> Plutôt mal par certains collègues. Pas forcément parce qu'ils attendaient que les RH prennent parti contre la direction, mais parce qu'ils avaient parlé de leurs difficultés et qu'ils ne savaient pas ce que l'audit avait conclu. Donc recevoir un message de confiance envers la direction sans connaître les résultats, ça a renforcé chez certains l'impression que leur parole n'avait pas vraiment de poids.</w:t>
      </w:r>
    </w:p>
    <w:p w:rsidR="00B01F9F" w:rsidRPr="00B72B4E" w:rsidRDefault="00886E3A">
      <w:pPr>
        <w:rPr>
          <w:lang w:val="fr-FR"/>
        </w:rPr>
      </w:pPr>
      <w:r>
        <w:rPr>
          <w:b/>
          <w:lang w:val="fr-FR"/>
        </w:rPr>
        <w:t>Auteur :</w:t>
      </w:r>
      <w:r>
        <w:rPr>
          <w:lang w:val="fr-FR"/>
        </w:rPr>
        <w:t xml:space="preserve"> Est-ce qu'il y a quand même eu des changements après cet audit ?</w:t>
      </w:r>
    </w:p>
    <w:p w:rsidR="00B01F9F" w:rsidRPr="00B72B4E" w:rsidRDefault="00886E3A">
      <w:pPr>
        <w:rPr>
          <w:lang w:val="fr-FR"/>
        </w:rPr>
      </w:pPr>
      <w:r>
        <w:rPr>
          <w:b/>
          <w:lang w:val="fr-FR"/>
        </w:rPr>
        <w:t>E1 :</w:t>
      </w:r>
      <w:r>
        <w:rPr>
          <w:lang w:val="fr-FR"/>
        </w:rPr>
        <w:t xml:space="preserve"> Oui, il y a eu un changement dans la communication. On a appris de manière informelle que la direction avait eu un accompagnement ou un coaching managérial. Je ne peux pas confirmer exactement ce qui a été fait puisque ça ne nous a pas été présenté officiellement.</w:t>
      </w:r>
    </w:p>
    <w:p w:rsidR="00B01F9F" w:rsidRPr="00B72B4E" w:rsidRDefault="00886E3A">
      <w:pPr>
        <w:rPr>
          <w:lang w:val="fr-FR"/>
        </w:rPr>
      </w:pPr>
      <w:r>
        <w:rPr>
          <w:lang w:val="fr-FR"/>
        </w:rPr>
        <w:t>Mais dans la façon de communiquer, oui, il y a eu une amélioration. C'est plus mesuré, plus calme, certaines choses sont mieux formulées.</w:t>
      </w:r>
    </w:p>
    <w:p w:rsidR="00B01F9F" w:rsidRPr="00B72B4E" w:rsidRDefault="00886E3A">
      <w:pPr>
        <w:rPr>
          <w:lang w:val="fr-FR"/>
        </w:rPr>
      </w:pPr>
      <w:r>
        <w:rPr>
          <w:b/>
          <w:lang w:val="fr-FR"/>
        </w:rPr>
        <w:t>Auteur :</w:t>
      </w:r>
      <w:r>
        <w:rPr>
          <w:lang w:val="fr-FR"/>
        </w:rPr>
        <w:t xml:space="preserve"> Et dans le fonctionnement ?</w:t>
      </w:r>
    </w:p>
    <w:p w:rsidR="00B01F9F" w:rsidRPr="00B72B4E" w:rsidRDefault="00886E3A">
      <w:pPr>
        <w:rPr>
          <w:lang w:val="fr-FR"/>
        </w:rPr>
      </w:pPr>
      <w:r>
        <w:rPr>
          <w:b/>
          <w:lang w:val="fr-FR"/>
        </w:rPr>
        <w:t>E1 :</w:t>
      </w:r>
      <w:r>
        <w:rPr>
          <w:lang w:val="fr-FR"/>
        </w:rPr>
        <w:t xml:space="preserve"> C'est là que je fais une différence. Pour moi, la forme s'est améliorée, mais sur le fond je ne vois pas encore de changement majeur dans la gouvernance. La manière dont les décisions sont prises, la place donnée aux remontées du terrain ou la confiance envers les collaborateurs, je trouve que ça reste assez similaire.</w:t>
      </w:r>
    </w:p>
    <w:p w:rsidR="00B01F9F" w:rsidRPr="00B72B4E" w:rsidRDefault="00886E3A">
      <w:pPr>
        <w:rPr>
          <w:lang w:val="fr-FR"/>
        </w:rPr>
      </w:pPr>
      <w:r>
        <w:rPr>
          <w:b/>
          <w:lang w:val="fr-FR"/>
        </w:rPr>
        <w:t>Auteur :</w:t>
      </w:r>
      <w:r>
        <w:rPr>
          <w:lang w:val="fr-FR"/>
        </w:rPr>
        <w:t xml:space="preserve"> Et les cadres, comment sont-ils perçus dans cette situation ?</w:t>
      </w:r>
    </w:p>
    <w:p w:rsidR="00B01F9F" w:rsidRPr="00B72B4E" w:rsidRDefault="00886E3A">
      <w:pPr>
        <w:rPr>
          <w:lang w:val="fr-FR"/>
        </w:rPr>
      </w:pPr>
      <w:r>
        <w:rPr>
          <w:b/>
          <w:lang w:val="fr-FR"/>
        </w:rPr>
        <w:t>E1 :</w:t>
      </w:r>
      <w:r>
        <w:rPr>
          <w:lang w:val="fr-FR"/>
        </w:rPr>
        <w:t xml:space="preserve"> C'est compliqué parce qu'ils sont entre la cheffe de service et les équipes. Ils ont chacun leur personnalité, donc je ne veux pas tous les mettre dans le même panier. Mais pour les collaborateurs, ils représentent quand même la ligne hiérarchique.</w:t>
      </w:r>
    </w:p>
    <w:p w:rsidR="00B01F9F" w:rsidRPr="00B72B4E" w:rsidRDefault="00886E3A">
      <w:pPr>
        <w:rPr>
          <w:lang w:val="fr-FR"/>
        </w:rPr>
      </w:pPr>
      <w:r>
        <w:rPr>
          <w:lang w:val="fr-FR"/>
        </w:rPr>
        <w:t>Quand la confiance envers la direction baisse, ça finit forcément par avoir un effet sur eux aussi. Et nous, chefs de salle, on se retrouve encore un niveau en dessous : on reçoit beaucoup de choses du terrain, mais on n'a pas vraiment de pouvoir de décision.</w:t>
      </w:r>
    </w:p>
    <w:p w:rsidR="00B01F9F" w:rsidRPr="00B72B4E" w:rsidRDefault="00886E3A">
      <w:pPr>
        <w:rPr>
          <w:lang w:val="fr-FR"/>
        </w:rPr>
      </w:pPr>
      <w:r>
        <w:rPr>
          <w:b/>
          <w:lang w:val="fr-FR"/>
        </w:rPr>
        <w:t>Auteur :</w:t>
      </w:r>
      <w:r>
        <w:rPr>
          <w:lang w:val="fr-FR"/>
        </w:rPr>
        <w:t xml:space="preserve"> Et les RH d'Unisanté, quelle place ont-elles pour vous ?</w:t>
      </w:r>
    </w:p>
    <w:p w:rsidR="00B01F9F" w:rsidRPr="00B72B4E" w:rsidRDefault="00886E3A">
      <w:pPr>
        <w:rPr>
          <w:lang w:val="fr-FR"/>
        </w:rPr>
      </w:pPr>
      <w:r>
        <w:rPr>
          <w:b/>
          <w:lang w:val="fr-FR"/>
        </w:rPr>
        <w:t>E1 :</w:t>
      </w:r>
      <w:r>
        <w:rPr>
          <w:lang w:val="fr-FR"/>
        </w:rPr>
        <w:t xml:space="preserve"> Elles sont assez éloignées du quotidien. Elles ne travaillent pas à la CTMG. Un RH vient une matinée par semaine, mais je ne pense pas que beaucoup de collègues profitent de cette présence pour aller parler.</w:t>
      </w:r>
    </w:p>
    <w:p w:rsidR="00B01F9F" w:rsidRPr="00B72B4E" w:rsidRDefault="00886E3A">
      <w:pPr>
        <w:rPr>
          <w:lang w:val="fr-FR"/>
        </w:rPr>
      </w:pPr>
      <w:r>
        <w:rPr>
          <w:b/>
          <w:lang w:val="fr-FR"/>
        </w:rPr>
        <w:t>Auteur :</w:t>
      </w:r>
      <w:r>
        <w:rPr>
          <w:lang w:val="fr-FR"/>
        </w:rPr>
        <w:t xml:space="preserve"> Pourquoi ?</w:t>
      </w:r>
    </w:p>
    <w:p w:rsidR="00B01F9F" w:rsidRPr="00B72B4E" w:rsidRDefault="00886E3A">
      <w:pPr>
        <w:rPr>
          <w:lang w:val="fr-FR"/>
        </w:rPr>
      </w:pPr>
      <w:r>
        <w:rPr>
          <w:b/>
          <w:lang w:val="fr-FR"/>
        </w:rPr>
        <w:t>E1 :</w:t>
      </w:r>
      <w:r>
        <w:rPr>
          <w:lang w:val="fr-FR"/>
        </w:rPr>
        <w:t xml:space="preserve"> Parce qu'il y a un problème de confiance. Après tout ce qui s'est passé, une partie des collaborateurs perçoit les RH comme étant plus proches de la direction que des équipes. Le mail envoyé après l'audit n'a probablement pas aidé.</w:t>
      </w:r>
    </w:p>
    <w:p w:rsidR="00B01F9F" w:rsidRPr="00B72B4E" w:rsidRDefault="00886E3A">
      <w:pPr>
        <w:rPr>
          <w:lang w:val="fr-FR"/>
        </w:rPr>
      </w:pPr>
      <w:r>
        <w:rPr>
          <w:lang w:val="fr-FR"/>
        </w:rPr>
        <w:t>Du coup, même si le RH est présent, certains vont plutôt parler à un collègue ou à un chef de salle. Ils se demandent ce qui va se passer s'ils parlent aux RH, à qui l'information va être transmise et si ça changera réellement quelque chose.</w:t>
      </w:r>
    </w:p>
    <w:p w:rsidR="00B01F9F" w:rsidRPr="00B72B4E" w:rsidRDefault="00886E3A">
      <w:pPr>
        <w:rPr>
          <w:lang w:val="fr-FR"/>
        </w:rPr>
      </w:pPr>
      <w:r>
        <w:rPr>
          <w:b/>
          <w:lang w:val="fr-FR"/>
        </w:rPr>
        <w:t>Auteur :</w:t>
      </w:r>
      <w:r>
        <w:rPr>
          <w:lang w:val="fr-FR"/>
        </w:rPr>
        <w:t xml:space="preserve"> Qu'est-ce que les RH auraient pu faire différemment selon toi ?</w:t>
      </w:r>
    </w:p>
    <w:p w:rsidR="00B01F9F" w:rsidRPr="00B72B4E" w:rsidRDefault="00886E3A">
      <w:pPr>
        <w:rPr>
          <w:lang w:val="fr-FR"/>
        </w:rPr>
      </w:pPr>
      <w:r>
        <w:rPr>
          <w:b/>
          <w:lang w:val="fr-FR"/>
        </w:rPr>
        <w:t>E1 :</w:t>
      </w:r>
      <w:r>
        <w:rPr>
          <w:lang w:val="fr-FR"/>
        </w:rPr>
        <w:t xml:space="preserve"> Déjà être plus présentes quand les difficultés ont commencé à remonter. Pas forcément pour donner raison aux collaborateurs ou à la direction, mais pour écouter et montrer qu'il y avait un espace neutre.</w:t>
      </w:r>
    </w:p>
    <w:p w:rsidR="00B01F9F" w:rsidRPr="00B72B4E" w:rsidRDefault="00886E3A">
      <w:pPr>
        <w:rPr>
          <w:lang w:val="fr-FR"/>
        </w:rPr>
      </w:pPr>
      <w:r>
        <w:rPr>
          <w:lang w:val="fr-FR"/>
        </w:rPr>
        <w:lastRenderedPageBreak/>
        <w:t>Et surtout donner un retour. Pour l'audit par exemple, je comprends très bien qu'on ne puisse pas communiquer tous les détails. Mais entre tout dire et ne rien dire, il y a probablement un juste milieu. Expliquer ce qui a été identifié, ce qui va être travaillé et comment on va suivre la situation, ça aurait donné du sens à la démarche.</w:t>
      </w:r>
    </w:p>
    <w:p w:rsidR="00B01F9F" w:rsidRPr="00B72B4E" w:rsidRDefault="00886E3A">
      <w:pPr>
        <w:rPr>
          <w:lang w:val="fr-FR"/>
        </w:rPr>
      </w:pPr>
      <w:r>
        <w:rPr>
          <w:b/>
          <w:lang w:val="fr-FR"/>
        </w:rPr>
        <w:t>Auteur :</w:t>
      </w:r>
      <w:r>
        <w:rPr>
          <w:lang w:val="fr-FR"/>
        </w:rPr>
        <w:t xml:space="preserve"> Qu'est-ce qui permettrait aujourd'hui de rétablir la confiance ?</w:t>
      </w:r>
    </w:p>
    <w:p w:rsidR="00B01F9F" w:rsidRPr="00B72B4E" w:rsidRDefault="00886E3A">
      <w:pPr>
        <w:rPr>
          <w:lang w:val="fr-FR"/>
        </w:rPr>
      </w:pPr>
      <w:r>
        <w:rPr>
          <w:b/>
          <w:lang w:val="fr-FR"/>
        </w:rPr>
        <w:t>E1 :</w:t>
      </w:r>
      <w:r>
        <w:rPr>
          <w:lang w:val="fr-FR"/>
        </w:rPr>
        <w:t xml:space="preserve"> Pour moi, il faudrait surtout de la transparence et des actes dans la durée. Les collaborateurs doivent pouvoir voir que lorsqu'un problème remonte, il est entendu, traité et qu'il y a un retour.</w:t>
      </w:r>
    </w:p>
    <w:p w:rsidR="00B01F9F" w:rsidRPr="00B72B4E" w:rsidRDefault="00886E3A">
      <w:pPr>
        <w:rPr>
          <w:lang w:val="fr-FR"/>
        </w:rPr>
      </w:pPr>
      <w:r>
        <w:rPr>
          <w:lang w:val="fr-FR"/>
        </w:rPr>
        <w:t>La communication est importante, mais elle ne suffit pas. Si on communique mieux mais que les gens ont l'impression que les décisions sont toujours prises de la même façon, la confiance ne revient pas vraiment.</w:t>
      </w:r>
    </w:p>
    <w:p w:rsidR="00B01F9F" w:rsidRPr="00B72B4E" w:rsidRDefault="00886E3A">
      <w:pPr>
        <w:rPr>
          <w:lang w:val="fr-FR"/>
        </w:rPr>
      </w:pPr>
      <w:r>
        <w:rPr>
          <w:b/>
          <w:lang w:val="fr-FR"/>
        </w:rPr>
        <w:t>Auteur :</w:t>
      </w:r>
      <w:r>
        <w:rPr>
          <w:lang w:val="fr-FR"/>
        </w:rPr>
        <w:t xml:space="preserve"> Et si tu devais résumer la situation actuelle ?</w:t>
      </w:r>
    </w:p>
    <w:p w:rsidR="00B01F9F" w:rsidRPr="00B72B4E" w:rsidRDefault="00886E3A">
      <w:pPr>
        <w:rPr>
          <w:lang w:val="fr-FR"/>
        </w:rPr>
      </w:pPr>
      <w:r>
        <w:rPr>
          <w:b/>
          <w:lang w:val="fr-FR"/>
        </w:rPr>
        <w:t>E1 :</w:t>
      </w:r>
      <w:r>
        <w:rPr>
          <w:lang w:val="fr-FR"/>
        </w:rPr>
        <w:t xml:space="preserve"> Je dirais qu'aujourd'hui les structures existent : il y a les cadres, la cheffe de service, les RH, Unisanté. Mais ce qui manque encore, c'est la confiance entre ces différents niveaux. Pour moi, le vrai enjeu maintenant, ce n'est pas seulement de mieux communiquer. C'est de faire en sorte que les collaborateurs voient que leur parole peut réellement avoir un effet sur le fonctionnement du service.</w:t>
      </w:r>
    </w:p>
    <w:p w:rsidR="00B01F9F" w:rsidRPr="00B72B4E" w:rsidRDefault="004C305D">
      <w:pPr>
        <w:rPr>
          <w:lang w:val="fr-FR"/>
        </w:rPr>
      </w:pPr>
      <w:r>
        <w:rPr>
          <w:b/>
          <w:lang w:val="fr-FR"/>
        </w:rPr>
        <w:t>Auteur :</w:t>
      </w:r>
      <w:r>
        <w:rPr>
          <w:lang w:val="fr-FR"/>
        </w:rPr>
        <w:t xml:space="preserve"> Super, l'entretien touche à sa fin, je te remercie d'y avoir participé et te rappelle encore une fois que cela reste strictement confidentiel dans le cadre de mon devoir de CAS.</w:t>
      </w:r>
    </w:p>
    <w:p w:rsidR="00B01F9F" w:rsidRDefault="004C305D">
      <w:pPr>
        <w:rPr>
          <w:lang w:val="fr-FR"/>
        </w:rPr>
      </w:pPr>
      <w:r>
        <w:rPr>
          <w:b/>
          <w:lang w:val="fr-FR"/>
        </w:rPr>
        <w:t>E1 :</w:t>
      </w:r>
      <w:r>
        <w:rPr>
          <w:lang w:val="fr-FR"/>
        </w:rPr>
        <w:t xml:space="preserve"> Je t'en prie, merci à toi pour cet échange.</w:t>
      </w:r>
    </w:p>
    <w:p w:rsidR="00BC57EC" w:rsidRDefault="00BC57EC">
      <w:pPr>
        <w:rPr>
          <w:lang w:val="fr-FR"/>
        </w:rPr>
      </w:pPr>
    </w:p>
    <w:p w:rsidR="005B4ED2" w:rsidRDefault="005B4ED2">
      <w:pPr>
        <w:rPr>
          <w:lang w:val="fr-FR"/>
        </w:rPr>
      </w:pPr>
    </w:p>
    <w:p w:rsidR="005B4ED2" w:rsidRDefault="005B4ED2">
      <w:pPr>
        <w:rPr>
          <w:lang w:val="fr-FR"/>
        </w:rPr>
      </w:pPr>
    </w:p>
    <w:p w:rsidR="00BC57EC" w:rsidRPr="00B72B4E" w:rsidRDefault="00BC57EC">
      <w:pPr>
        <w:rPr>
          <w:lang w:val="fr-FR"/>
        </w:rPr>
      </w:pPr>
    </w:p>
    <w:p w:rsidR="00B01F9F" w:rsidRPr="00B72B4E" w:rsidRDefault="00886E3A">
      <w:pPr>
        <w:rPr>
          <w:lang w:val="fr-FR"/>
        </w:rPr>
      </w:pPr>
      <w:r>
        <w:rPr>
          <w:b/>
          <w:lang w:val="fr-FR"/>
        </w:rPr>
        <w:t>C2. Entretien avec une régulatrice sanitaire, praticienne formatrice (E2)</w:t>
      </w:r>
    </w:p>
    <w:p w:rsidR="00B01F9F" w:rsidRDefault="00886E3A">
      <w:pPr>
        <w:rPr>
          <w:i/>
          <w:lang w:val="fr-FR"/>
        </w:rPr>
      </w:pPr>
      <w:r>
        <w:rPr>
          <w:i/>
          <w:lang w:val="fr-FR"/>
        </w:rPr>
        <w:t>Date : 28.11.2024. Cadre : entretien téléphonique réalisé selon la technique des incidents critiques pour le module 002 (Comportements organisationnels), consentement recueilli en début d'entretien. Restitution : retranscription automatique (Turboscribe), corrigée et complétée par réécoute. Autorisation de réutilisation pour le présent audit : accord oral donné par téléphone le 17.09.2026 (échange retranscrit ci-dessous). Les prénoms ont été remplacés par « Auteur » et « E2 », et les données personnelles d'identification ont été retirées.</w:t>
      </w:r>
    </w:p>
    <w:p w:rsidR="006219C3" w:rsidRDefault="006219C3">
      <w:pPr>
        <w:rPr>
          <w:rFonts w:cs="Times New Roman"/>
          <w:b/>
          <w:i/>
          <w:lang w:val="fr-FR"/>
        </w:rPr>
      </w:pPr>
      <w:r>
        <w:rPr>
          <w:rFonts w:cs="Times New Roman"/>
          <w:b/>
          <w:i/>
          <w:lang w:val="fr-FR"/>
        </w:rPr>
        <w:t xml:space="preserve">L’entretien a été plus long que prévu afin de respecter la parole et l’écoute de « E2 » qui a exprimé, après coupure de l’enregistrement, ce besoin.</w:t>
      </w:r>
    </w:p>
    <w:p w:rsidR="006219C3" w:rsidRPr="006219C3" w:rsidRDefault="006219C3">
      <w:pPr>
        <w:rPr>
          <w:b/>
          <w:i/>
          <w:lang w:val="fr-FR"/>
        </w:rPr>
      </w:pPr>
    </w:p>
    <w:p w:rsidR="00102852" w:rsidRPr="005B4ED2" w:rsidRDefault="001D2A45">
      <w:pPr>
        <w:rPr>
          <w:lang w:val="fr-FR"/>
        </w:rPr>
      </w:pPr>
      <w:r>
        <w:rPr>
          <w:b/>
          <w:lang w:val="fr-FR"/>
        </w:rPr>
        <w:t>Échange du 17.09.2026 – autorisation de réutilisation</w:t>
      </w:r>
    </w:p>
    <w:p w:rsidR="00102852" w:rsidRPr="005B4ED2" w:rsidRDefault="001D2A45">
      <w:pPr>
        <w:rPr>
          <w:lang w:val="fr-FR"/>
        </w:rPr>
      </w:pPr>
      <w:r>
        <w:rPr>
          <w:b/>
          <w:lang w:val="fr-FR"/>
        </w:rPr>
        <w:t>Auteur :</w:t>
      </w:r>
      <w:r>
        <w:rPr>
          <w:lang w:val="fr-FR"/>
        </w:rPr>
        <w:t xml:space="preserve"> Salut [E2], comme je t’avais expliqué, pour un devoir du module Orchestration stratégique RH de mon CAS, je souhaite réutiliser l’entretien qu’on avait fait et pour cela je te </w:t>
        <w:lastRenderedPageBreak/>
        <w:t>demande l’autorisation et te confirme que son utilisation sera confidentiel restera dans le cadre de ce devoir.</w:t>
      </w:r>
    </w:p>
    <w:p w:rsidR="00102852" w:rsidRPr="005B4ED2" w:rsidRDefault="001D2A45">
      <w:pPr>
        <w:rPr>
          <w:lang w:val="fr-FR"/>
        </w:rPr>
      </w:pPr>
      <w:r>
        <w:rPr>
          <w:b/>
          <w:lang w:val="fr-FR"/>
        </w:rPr>
        <w:t>E2 :</w:t>
      </w:r>
      <w:r>
        <w:rPr>
          <w:lang w:val="fr-FR"/>
        </w:rPr>
        <w:t xml:space="preserve"> Mais oui avec plaisir, je t’autorise solennellement à utiliser notre entretien si ça peut t’aider pour ton devoir.</w:t>
      </w:r>
    </w:p>
    <w:p w:rsidR="00102852" w:rsidRDefault="001D2A45">
      <w:pPr>
        <w:rPr>
          <w:lang w:val="fr-FR"/>
        </w:rPr>
      </w:pPr>
      <w:r>
        <w:rPr>
          <w:b/>
          <w:lang w:val="fr-FR"/>
        </w:rPr>
        <w:t>Auteur :</w:t>
      </w:r>
      <w:r>
        <w:rPr>
          <w:lang w:val="fr-FR"/>
        </w:rPr>
        <w:t xml:space="preserve"> Je t’en remercie, j’ajouterai la retranscription de ton accord sur le document. [suite de la conversation hors-cadre du travail].</w:t>
      </w:r>
    </w:p>
    <w:p w:rsidR="006219C3" w:rsidRPr="005B4ED2" w:rsidRDefault="006219C3">
      <w:pPr>
        <w:rPr>
          <w:lang w:val="fr-FR"/>
        </w:rPr>
      </w:pPr>
    </w:p>
    <w:p w:rsidR="00102852" w:rsidRPr="005B4ED2" w:rsidRDefault="001D2A45">
      <w:pPr>
        <w:rPr>
          <w:lang w:val="fr-FR"/>
        </w:rPr>
      </w:pPr>
      <w:r>
        <w:rPr>
          <w:b/>
          <w:lang w:val="fr-FR"/>
        </w:rPr>
        <w:t>Entretien du 28.11.2024</w:t>
      </w:r>
    </w:p>
    <w:p w:rsidR="00102852" w:rsidRPr="005B4ED2" w:rsidRDefault="001D2A45">
      <w:pPr>
        <w:rPr>
          <w:lang w:val="fr-FR"/>
        </w:rPr>
      </w:pPr>
      <w:r>
        <w:rPr>
          <w:b/>
          <w:lang w:val="fr-FR"/>
        </w:rPr>
        <w:t>Auteur :</w:t>
      </w:r>
      <w:r>
        <w:rPr>
          <w:lang w:val="fr-FR"/>
        </w:rPr>
        <w:t xml:space="preserve"> Salut [E2].</w:t>
      </w:r>
    </w:p>
    <w:p w:rsidR="00102852" w:rsidRPr="005B4ED2" w:rsidRDefault="001D2A45">
      <w:pPr>
        <w:rPr>
          <w:lang w:val="fr-FR"/>
        </w:rPr>
      </w:pPr>
      <w:r>
        <w:rPr>
          <w:b/>
          <w:lang w:val="fr-FR"/>
        </w:rPr>
        <w:t>E2 :</w:t>
      </w:r>
      <w:r>
        <w:rPr>
          <w:lang w:val="fr-FR"/>
        </w:rPr>
        <w:t xml:space="preserve"> Salut [Auteur].</w:t>
      </w:r>
    </w:p>
    <w:p w:rsidR="00102852" w:rsidRPr="005B4ED2" w:rsidRDefault="001D2A45">
      <w:pPr>
        <w:rPr>
          <w:lang w:val="fr-FR"/>
        </w:rPr>
      </w:pPr>
      <w:r>
        <w:rPr>
          <w:b/>
          <w:lang w:val="fr-FR"/>
        </w:rPr>
        <w:t>Auteur :</w:t>
      </w:r>
      <w:r>
        <w:rPr>
          <w:lang w:val="fr-FR"/>
        </w:rPr>
        <w:t xml:space="preserve"> Alors, du coup, comme convenu, on s'appelle pour cet entretien dans le cadre de mon travail sur DAS en MRHC, Management RH et Carrière. Du coup, je vais te poser une série de questions. Le but, c'est d'échanger un petit peu sur ton vécu en tant que régulatrice sanitaire à la CTMG.</w:t>
      </w:r>
    </w:p>
    <w:p w:rsidR="00102852" w:rsidRPr="005B4ED2" w:rsidRDefault="001D2A45">
      <w:pPr>
        <w:rPr>
          <w:lang w:val="fr-FR"/>
        </w:rPr>
      </w:pPr>
      <w:r>
        <w:rPr>
          <w:lang w:val="fr-FR"/>
        </w:rPr>
        <w:t>Et juste avant de commencer, ce qu'on va faire, c'est que je vais lire un formulaire de consentement qui explique un petit peu le cadre de cet entretien, qui sera d'ailleurs confidentiel, et tu pourras ou pas d'ailleurs l'accepter ou le refuser, au choix. Voilà, je te le lis. Donc, cet entretien est fait dans le cadre d'un travail pour le DAS en Management de Ressources Humaines et Carrières.</w:t>
      </w:r>
    </w:p>
    <w:p w:rsidR="00102852" w:rsidRPr="005B4ED2" w:rsidRDefault="001D2A45">
      <w:pPr>
        <w:rPr>
          <w:lang w:val="fr-FR"/>
        </w:rPr>
      </w:pPr>
      <w:r>
        <w:rPr>
          <w:lang w:val="fr-FR"/>
        </w:rPr>
        <w:t>Le but de ce travail est d'explorer un petit peu le vécu d'un employé au sein de la CTMG, à des fins d'analyse et pour trouver des axes d'amélioration au niveau organisationnel. Donc voilà, si tu l'acceptes, on va s'entretenir durant un certain temps. Et puis, je complète, ta participation est complètement volontaire. Et puis, tu es libre d'arrêter ta participation à n'importe quel moment, sans préavis. Donc, tes réponses sont collectées de manière enregistrée.</w:t>
      </w:r>
    </w:p>
    <w:p w:rsidR="00102852" w:rsidRPr="005B4ED2" w:rsidRDefault="001D2A45">
      <w:pPr>
        <w:rPr>
          <w:lang w:val="fr-FR"/>
        </w:rPr>
      </w:pPr>
      <w:r>
        <w:rPr>
          <w:lang w:val="fr-FR"/>
        </w:rPr>
        <w:t>Donc, il y a un enregistreur vocal qui tourne, et c'est strictement confidentiel. C'est-à-dire qu'il y aura seulement les correcteurs de ce module-là, le module numéro 2, et puis moi-même qui aurons accès à ces données-là. Donc voilà, c'est une garantie.</w:t>
      </w:r>
    </w:p>
    <w:p w:rsidR="00102852" w:rsidRPr="005B4ED2" w:rsidRDefault="001D2A45">
      <w:pPr>
        <w:rPr>
          <w:lang w:val="fr-FR"/>
        </w:rPr>
      </w:pPr>
      <w:r>
        <w:rPr>
          <w:lang w:val="fr-FR"/>
        </w:rPr>
        <w:t>Donc, acceptes-tu de faire cet entretien dans le cadre de ce travail ?</w:t>
      </w:r>
    </w:p>
    <w:p w:rsidR="00102852" w:rsidRPr="005B4ED2" w:rsidRDefault="001D2A45">
      <w:pPr>
        <w:rPr>
          <w:lang w:val="fr-FR"/>
        </w:rPr>
      </w:pPr>
      <w:r>
        <w:rPr>
          <w:b/>
          <w:lang w:val="fr-FR"/>
        </w:rPr>
        <w:t>E2 :</w:t>
      </w:r>
      <w:r>
        <w:rPr>
          <w:lang w:val="fr-FR"/>
        </w:rPr>
        <w:t xml:space="preserve"> Oui, avec plaisir</w:t>
      </w:r>
    </w:p>
    <w:p w:rsidR="00102852" w:rsidRPr="005B4ED2" w:rsidRDefault="001D2A45">
      <w:pPr>
        <w:rPr>
          <w:lang w:val="fr-FR"/>
        </w:rPr>
      </w:pPr>
      <w:r>
        <w:rPr>
          <w:b/>
          <w:lang w:val="fr-FR"/>
        </w:rPr>
        <w:t>Auteur :</w:t>
      </w:r>
      <w:r>
        <w:rPr>
          <w:lang w:val="fr-FR"/>
        </w:rPr>
        <w:t xml:space="preserve"> Super, je t'en remercie. Alors, on va commencer ce questionnaire.</w:t>
      </w:r>
    </w:p>
    <w:p w:rsidR="00102852" w:rsidRPr="005B4ED2" w:rsidRDefault="001D2A45">
      <w:pPr>
        <w:rPr>
          <w:lang w:val="fr-FR"/>
        </w:rPr>
      </w:pPr>
      <w:r>
        <w:rPr>
          <w:lang w:val="fr-FR"/>
        </w:rPr>
        <w:t>Tout d'abord, est-ce que tu peux déjà te présenter, toi, de manière générale, et puis au sein de la CTMG, de l'entreprise CTMG ?</w:t>
      </w:r>
    </w:p>
    <w:p w:rsidR="00102852" w:rsidRPr="005B4ED2" w:rsidRDefault="001D2A45">
      <w:pPr>
        <w:rPr>
          <w:lang w:val="fr-FR"/>
        </w:rPr>
      </w:pPr>
      <w:r>
        <w:rPr>
          <w:b/>
          <w:lang w:val="fr-FR"/>
        </w:rPr>
        <w:t>E2 :</w:t>
      </w:r>
      <w:r>
        <w:rPr>
          <w:lang w:val="fr-FR"/>
        </w:rPr>
        <w:t xml:space="preserve"> Oui, quand je dis de manière générale, c'est perso, le statut et le passé professionnel.</w:t>
      </w:r>
    </w:p>
    <w:p w:rsidR="00102852" w:rsidRPr="005B4ED2" w:rsidRDefault="001D2A45">
      <w:pPr>
        <w:rPr>
          <w:lang w:val="fr-FR"/>
        </w:rPr>
      </w:pPr>
      <w:r>
        <w:rPr>
          <w:b/>
          <w:lang w:val="fr-FR"/>
        </w:rPr>
        <w:t>Auteur :</w:t>
      </w:r>
      <w:r>
        <w:rPr>
          <w:lang w:val="fr-FR"/>
        </w:rPr>
        <w:t xml:space="preserve"> Alors, c'est surtout au niveau professionnel. Et en fait, plus précisément dans le cadre de la CTMG.</w:t>
      </w:r>
    </w:p>
    <w:p w:rsidR="00102852" w:rsidRPr="005B4ED2" w:rsidRDefault="001D2A45">
      <w:pPr>
        <w:rPr>
          <w:lang w:val="fr-FR"/>
        </w:rPr>
      </w:pPr>
      <w:r>
        <w:rPr>
          <w:b/>
          <w:lang w:val="fr-FR"/>
        </w:rPr>
        <w:t>E2 :</w:t>
      </w:r>
      <w:r>
        <w:rPr>
          <w:lang w:val="fr-FR"/>
        </w:rPr>
        <w:t xml:space="preserve"> Ok. Moi, je suis infirmière régulatrice à la centrale des médecins de garde. Je suis rentrée à la centrale en juin 2023, après être rentrée de mes missions à l'international.</w:t>
      </w:r>
    </w:p>
    <w:p w:rsidR="00102852" w:rsidRPr="005B4ED2" w:rsidRDefault="001D2A45">
      <w:pPr>
        <w:rPr>
          <w:lang w:val="fr-FR"/>
        </w:rPr>
      </w:pPr>
      <w:r>
        <w:rPr>
          <w:lang w:val="fr-FR"/>
        </w:rPr>
        <w:lastRenderedPageBreak/>
        <w:t>Depuis que je suis à la centrale, j'ai travaillé à 100% jusqu'à ce mois. Maintenant, je suis à 80% et depuis le mois de juin et manière officielle à présent, je suis aussi praticien formateur à la centrale.</w:t>
      </w:r>
    </w:p>
    <w:p w:rsidR="00102852" w:rsidRPr="005B4ED2" w:rsidRDefault="001D2A45">
      <w:pPr>
        <w:rPr>
          <w:lang w:val="fr-FR"/>
        </w:rPr>
      </w:pPr>
      <w:r>
        <w:rPr>
          <w:b/>
          <w:lang w:val="fr-FR"/>
        </w:rPr>
        <w:t>Auteur :</w:t>
      </w:r>
      <w:r>
        <w:rPr>
          <w:lang w:val="fr-FR"/>
        </w:rPr>
        <w:t xml:space="preserve"> Super.</w:t>
      </w:r>
    </w:p>
    <w:p w:rsidR="00102852" w:rsidRPr="005B4ED2" w:rsidRDefault="001D2A45">
      <w:pPr>
        <w:rPr>
          <w:lang w:val="fr-FR"/>
        </w:rPr>
      </w:pPr>
      <w:r>
        <w:rPr>
          <w:b/>
          <w:lang w:val="fr-FR"/>
        </w:rPr>
        <w:t>E2 :</w:t>
      </w:r>
      <w:r>
        <w:rPr>
          <w:lang w:val="fr-FR"/>
        </w:rPr>
        <w:t xml:space="preserve"> [Données personnelles retirées pour préserver l'anonymat.]</w:t>
      </w:r>
    </w:p>
    <w:p w:rsidR="00102852" w:rsidRPr="005B4ED2" w:rsidRDefault="001D2A45">
      <w:pPr>
        <w:rPr>
          <w:lang w:val="fr-FR"/>
        </w:rPr>
      </w:pPr>
      <w:r>
        <w:rPr>
          <w:b/>
          <w:lang w:val="fr-FR"/>
        </w:rPr>
        <w:t>Auteur :</w:t>
      </w:r>
      <w:r>
        <w:rPr>
          <w:lang w:val="fr-FR"/>
        </w:rPr>
        <w:t xml:space="preserve"> Super. Donc, au niveau de tes responsabilités, est-ce que tu peux juste décrire brièvement quelles sont tes fonctions, donc en tant que régulatrice et en tant que praticienne formatrice ?</w:t>
      </w:r>
    </w:p>
    <w:p w:rsidR="00102852" w:rsidRPr="005B4ED2" w:rsidRDefault="001D2A45">
      <w:pPr>
        <w:rPr>
          <w:lang w:val="fr-FR"/>
        </w:rPr>
      </w:pPr>
      <w:r>
        <w:rPr>
          <w:b/>
          <w:lang w:val="fr-FR"/>
        </w:rPr>
        <w:t>E2 :</w:t>
      </w:r>
      <w:r>
        <w:rPr>
          <w:lang w:val="fr-FR"/>
        </w:rPr>
        <w:t xml:space="preserve"> Alors, en tant que régulatrice, on travaille est de répondre aux appels de la population du canton de Vaud et du canton Neuchâtel. La population appelle la centrale des médecins de garde pour toutes les questions de santé physique, santé mentale, problèmes sociaux. On est en relation avec la population, avec les partenaires sanitaires que ce soit le 144, les CMS, les hôpitaux, la police également, les acteurs sociaux, voilà les gens nous appellent sur un numéro gratuit. Et puis, ils nous appellent pour pouvoir réaliser des évaluations médicales et partir de ces évaluations on oriente les gens, de manière à leur proposer des solutions à leurs problématiques en les orientant vers les services de soins les plus proches et les plus adaptés. Ça c’est ma fonction de régulatrice sanitaire, donc je travaille avec des collègues, on travaille de jour comme de nuit en 12h, en toute heure, avec des gens qui sont au front offices, c’est-à-dire qui font les fiches et les premières évaluations d’urgences et sécurité.</w:t>
      </w:r>
    </w:p>
    <w:p w:rsidR="00102852" w:rsidRPr="005B4ED2" w:rsidRDefault="001D2A45">
      <w:pPr>
        <w:rPr>
          <w:lang w:val="fr-FR"/>
        </w:rPr>
      </w:pPr>
      <w:r>
        <w:rPr>
          <w:lang w:val="fr-FR"/>
        </w:rPr>
        <w:t>Ensuite  en tant que praticien formateur, je suis amenée à former les gens, en premier lieu les nouveaux arrivés d’abord, leur expliquer le fonctionnement de la centrale et les accompagner tout au long de leur formation qui dure 3 mois pour pouvoir être apte à travailler en autonomie et bien entendu sous la tutelle de nos médecins qui sont en réalité les grands validateurs de l’autonomie de nos collègues. Et parallèlement à ça, on travaille également sur des outils qui permettraient de travailler de manière un peu plus homogène au sein de la centrale, c’est en train de se mettre en place ou de se remettre en place, je crois que ça existait auparavant. Donc euh, on travaille aussi bien dans l’accompagnement,  dans la double écoute que d’essayer d’améliorer la qualité au sein de la centrale. Je suis le supérieur hiérarchique de personne, je suis juste quelqu’un qui essaie d’aider les gens à évoluer pour qu’ils puissent donner le meilleur d’eux-mêmes et de prendre du plaisir dans leur job, c’est tout.</w:t>
      </w:r>
    </w:p>
    <w:p w:rsidR="00102852" w:rsidRPr="005B4ED2" w:rsidRDefault="001D2A45">
      <w:pPr>
        <w:rPr>
          <w:lang w:val="fr-FR"/>
        </w:rPr>
      </w:pPr>
      <w:r>
        <w:rPr>
          <w:b/>
          <w:lang w:val="fr-FR"/>
        </w:rPr>
        <w:t>Auteur :</w:t>
      </w:r>
      <w:r>
        <w:rPr>
          <w:lang w:val="fr-FR"/>
        </w:rPr>
        <w:t xml:space="preserve"> Super. Comment peux-tu décrire une journée type dans ton travail ?</w:t>
      </w:r>
    </w:p>
    <w:p w:rsidR="00102852" w:rsidRPr="005B4ED2" w:rsidRDefault="001D2A45">
      <w:pPr>
        <w:rPr>
          <w:lang w:val="fr-FR"/>
        </w:rPr>
      </w:pPr>
      <w:r>
        <w:rPr>
          <w:b/>
          <w:lang w:val="fr-FR"/>
        </w:rPr>
        <w:t>E2 :</w:t>
      </w:r>
      <w:r>
        <w:rPr>
          <w:lang w:val="fr-FR"/>
        </w:rPr>
        <w:t xml:space="preserve"> Alors justement, ce que j'aime, c'est qu'il n'y a pas vraiment de journée type. La seule chose qui soit type, c'est l'heure d'arrivée et l’heure de départ. On arrive le matin, on prend nos postes, il n’y a pas de transmissions à proprement parlé.</w:t>
      </w:r>
    </w:p>
    <w:p w:rsidR="00102852" w:rsidRPr="005B4ED2" w:rsidRDefault="001D2A45">
      <w:pPr>
        <w:rPr>
          <w:lang w:val="fr-FR"/>
        </w:rPr>
      </w:pPr>
      <w:r>
        <w:rPr>
          <w:lang w:val="fr-FR"/>
        </w:rPr>
        <w:t>On consacre une dizaine de minutes à se connecter sur nos ordinateurs, puisqu'on travaille en face d'écran avec des casques. Et puis, une fois qu'on est logué pour pouvoir recevoir les appels de la population, appels téléphoniques ou des appels d’urgence, des alarmes secutel, des personnes fragiles qui ont des bracelets d’alarme Secutel. C’est un ordinateur qui décide qui reçoit un appel de manière on va dire que ce soit assez équilibré et que ce ne soit pas tout le temps les mêmes personnes qui reçoivent les appels.</w:t>
      </w:r>
    </w:p>
    <w:p w:rsidR="00102852" w:rsidRPr="005B4ED2" w:rsidRDefault="001D2A45">
      <w:pPr>
        <w:rPr>
          <w:lang w:val="fr-FR"/>
        </w:rPr>
      </w:pPr>
      <w:r>
        <w:rPr>
          <w:lang w:val="fr-FR"/>
        </w:rPr>
        <w:lastRenderedPageBreak/>
        <w:t>On a des pauses, on a 2 heures de pause par jour. Il peut y avoir plusieurs causes de 15 minutes ou 30 minutes et une pause de 45 minutes pour le repas qui pour le moment sont intégrées à nos heures de travail. Après, ben en fait on ne sait pas comment va se passer la journée, puisque chaque appel est un nouveau challenge, ça peut être des choses qui sont très simples, des choses qui sont très compliquées. C'est ce qui fait, à mon sens, tout le charme du travail, c'est que ce n'est pas du tout répétitif au niveau des appels.</w:t>
      </w:r>
    </w:p>
    <w:p w:rsidR="00102852" w:rsidRPr="005B4ED2" w:rsidRDefault="001D2A45">
      <w:pPr>
        <w:rPr>
          <w:lang w:val="fr-FR"/>
        </w:rPr>
      </w:pPr>
      <w:r>
        <w:rPr>
          <w:lang w:val="fr-FR"/>
        </w:rPr>
        <w:t>Voilà, on travaille, en fonction du pourcentage de temps, de 2 à 4 jours par semaine. De jour, de 7h à 19h, ou de nuit, de 19h à 7h.</w:t>
      </w:r>
    </w:p>
    <w:p w:rsidR="00102852" w:rsidRPr="005B4ED2" w:rsidRDefault="001D2A45">
      <w:pPr>
        <w:rPr>
          <w:lang w:val="fr-FR"/>
        </w:rPr>
      </w:pPr>
      <w:r>
        <w:rPr>
          <w:b/>
          <w:lang w:val="fr-FR"/>
        </w:rPr>
        <w:t>Auteur :</w:t>
      </w:r>
      <w:r>
        <w:rPr>
          <w:lang w:val="fr-FR"/>
        </w:rPr>
        <w:t xml:space="preserve"> Super ! Je te remercie pour cette description très complète. Maintenant, peux-tu me dire qu’est-ce qui te motive le plus dans ton travail ?</w:t>
      </w:r>
    </w:p>
    <w:p w:rsidR="00102852" w:rsidRPr="005B4ED2" w:rsidRDefault="001D2A45">
      <w:pPr>
        <w:rPr>
          <w:lang w:val="fr-FR"/>
        </w:rPr>
      </w:pPr>
      <w:r>
        <w:rPr>
          <w:b/>
          <w:lang w:val="fr-FR"/>
        </w:rPr>
        <w:t>E2 :</w:t>
      </w:r>
      <w:r>
        <w:rPr>
          <w:lang w:val="fr-FR"/>
        </w:rPr>
        <w:t xml:space="preserve"> Ce qui me motive le plus dans mon travail, ça reste d'aider les gens. Parce que quand on est soignant, on est soignant. On veut pouvoir venir en aide aux gens, c’est la première motivation</w:t>
      </w:r>
    </w:p>
    <w:p w:rsidR="00102852" w:rsidRPr="005B4ED2" w:rsidRDefault="001D2A45">
      <w:pPr>
        <w:rPr>
          <w:lang w:val="fr-FR"/>
        </w:rPr>
      </w:pPr>
      <w:r>
        <w:rPr>
          <w:lang w:val="fr-FR"/>
        </w:rPr>
        <w:t>Deuxième motivation, c'est la diversité des appels qu'on a. On est souvent considérés comme un numéro poubelle. C'est ce que les gens disent [collègues de travail], euh, parce que ça fait pas très, euh, glorieux d’avoir des appels pour des rages de dent ou des verrues mais ça reste quelque chose de passionnant. C’est comme le papier cadeau au pied du sapin de Noel, tu sais pas trop ce qu’il y aura dedans et tu peux trouver ça super et puis tu peux trouver ça vraiment nul. Après, ce qui me plaît beaucoup, c'est de travailler euh, alors on est en équipe, c’est-à-dire qu’on est plusieurs au même endroit et on peut demander aux autres des avis, des conseils, notamment au chef des salle. Par contre, j'aime bien, j'ai plus envie d’être au sein d’équipe qui vont, j’ai travaillé aux soins intensifs, qui vont me dire « pourquoi tu as mis le pansement un peu plus à gauche que d'habitude. Moi, je l'ai mis un peu plus à droite ». C'est un côté un peu chiant. On n’a pas de transmission à faire, je n’ai plus envie d'avoir des transmissions. Et je n'ai plus envie d'avoir le côté pesant, parfois aussi, du travail en «équipe. Et puis, ce qui me motive aussi, je suis désolée, mais c'est le salaire.</w:t>
      </w:r>
    </w:p>
    <w:p w:rsidR="00102852" w:rsidRPr="005B4ED2" w:rsidRDefault="001D2A45">
      <w:pPr>
        <w:rPr>
          <w:lang w:val="fr-FR"/>
        </w:rPr>
      </w:pPr>
      <w:r>
        <w:rPr>
          <w:b/>
          <w:lang w:val="fr-FR"/>
        </w:rPr>
        <w:t>Auteur :</w:t>
      </w:r>
      <w:r>
        <w:rPr>
          <w:lang w:val="fr-FR"/>
        </w:rPr>
        <w:t xml:space="preserve"> Finalement, c'est un petit peu plus le côté autonomie tout en gardant, en préservant la cohésion d'équipe.</w:t>
      </w:r>
    </w:p>
    <w:p w:rsidR="00102852" w:rsidRPr="005B4ED2" w:rsidRDefault="001D2A45">
      <w:pPr>
        <w:rPr>
          <w:lang w:val="fr-FR"/>
        </w:rPr>
      </w:pPr>
      <w:r>
        <w:rPr>
          <w:b/>
          <w:lang w:val="fr-FR"/>
        </w:rPr>
        <w:t>E2 :</w:t>
      </w:r>
      <w:r>
        <w:rPr>
          <w:lang w:val="fr-FR"/>
        </w:rPr>
        <w:t xml:space="preserve"> Oui, c'est ça. C'est le côté autonome et qu'il faut qu'on fasse fonctionner nos deux rôles. C'est un appel, c’est à nous de faire une anamnèse, de poser des questions, de faire notre analyse.</w:t>
      </w:r>
    </w:p>
    <w:p w:rsidR="00102852" w:rsidRPr="005B4ED2" w:rsidRDefault="001D2A45">
      <w:pPr>
        <w:rPr>
          <w:lang w:val="fr-FR"/>
        </w:rPr>
      </w:pPr>
      <w:r>
        <w:rPr>
          <w:lang w:val="fr-FR"/>
        </w:rPr>
        <w:t>Mais en même temps, tu n'es pas tout seul dans une boîte. Tu as un collègue à côté, tu peux aller voir le chef des salles, tu peux appeler de l'aide. Donc, on est une équipe, mais on résout nos situations de manière autonome, même si on peut demander également à des médecins, on reste assez autonomes dans nos décisions. Ça c’est quelque chose qu’on a assez peu dans notre métier d’infirmier je trouve.</w:t>
      </w:r>
    </w:p>
    <w:p w:rsidR="00102852" w:rsidRPr="005B4ED2" w:rsidRDefault="001D2A45">
      <w:pPr>
        <w:rPr>
          <w:lang w:val="fr-FR"/>
        </w:rPr>
      </w:pPr>
      <w:r>
        <w:rPr>
          <w:b/>
          <w:lang w:val="fr-FR"/>
        </w:rPr>
        <w:t>Auteur :</w:t>
      </w:r>
      <w:r>
        <w:rPr>
          <w:lang w:val="fr-FR"/>
        </w:rPr>
        <w:t xml:space="preserve"> A l'inverse, qu'est-ce que tu trouves le plus démotivant ou tout simplement démotivant ? Alors, ça peut être une chose, ça peut être plusieurs choses.</w:t>
      </w:r>
    </w:p>
    <w:p w:rsidR="00102852" w:rsidRPr="005B4ED2" w:rsidRDefault="001D2A45">
      <w:pPr>
        <w:rPr>
          <w:lang w:val="fr-FR"/>
        </w:rPr>
      </w:pPr>
      <w:r>
        <w:rPr>
          <w:b/>
          <w:lang w:val="fr-FR"/>
        </w:rPr>
        <w:t>E2 :</w:t>
      </w:r>
      <w:r>
        <w:rPr>
          <w:lang w:val="fr-FR"/>
        </w:rPr>
        <w:t xml:space="preserve"> Alors, il y a plusieurs choses qui sont un petit peu démotivantes. Actuellement particulièrement, ce qui me démotive beaucoup, c'est quand on fait des briefings et que la seule </w:t>
        <w:lastRenderedPageBreak/>
        <w:t>chose positive qu'on balance, c'est que c'est des bons chiffres. Moi, je ne suis pas là pour faire du chiffre.</w:t>
      </w:r>
    </w:p>
    <w:p w:rsidR="00102852" w:rsidRPr="005B4ED2" w:rsidRDefault="001D2A45">
      <w:pPr>
        <w:rPr>
          <w:lang w:val="fr-FR"/>
        </w:rPr>
      </w:pPr>
      <w:r>
        <w:rPr>
          <w:lang w:val="fr-FR"/>
        </w:rPr>
        <w:t>Même si on est face à des logiques statistiques et des logiques financières, je le comprends, mais je ne suis pas juste là pour faire du chiffre. On n'est pas sur des plateformes comme on peut en voir partout dans le monde où il faut faire le plus d’appels possible. Ça, ça me dérange beaucoup.</w:t>
      </w:r>
    </w:p>
    <w:p w:rsidR="00102852" w:rsidRPr="005B4ED2" w:rsidRDefault="001D2A45">
      <w:pPr>
        <w:rPr>
          <w:lang w:val="fr-FR"/>
        </w:rPr>
      </w:pPr>
      <w:r>
        <w:rPr>
          <w:lang w:val="fr-FR"/>
        </w:rPr>
        <w:t>Et puis, ce qui me dérange, c'est que je trouve qu'on n'est pas beaucoup stimulés intellectuellement. On a des colloques, des choses, mais qui restent relativement plat qui sont enrichissantes mais, voilà, parfois, ce qui c'est compliqué, ça ne fait rien bouger.</w:t>
      </w:r>
    </w:p>
    <w:p w:rsidR="00102852" w:rsidRPr="005B4ED2" w:rsidRDefault="001D2A45">
      <w:pPr>
        <w:rPr>
          <w:lang w:val="fr-FR"/>
        </w:rPr>
      </w:pPr>
      <w:r>
        <w:rPr>
          <w:lang w:val="fr-FR"/>
        </w:rPr>
        <w:t>Après, ce que je trouve démotivant aussi,  c’est euh, le traitement fait par, euh, par notre hiérarchie, euh, qui nous caresse dans le sens du poil quand ils ont besoin de nous et qui savent nous taper sur les doigts de manière totalement inadaptée et démotivante à d’autres moments. Ça, ça me démotive, ça me met en colère en tout cas. Donc je suis en colère, je ne suis pas démotivée.</w:t>
      </w:r>
    </w:p>
    <w:p w:rsidR="00102852" w:rsidRPr="005B4ED2" w:rsidRDefault="001D2A45">
      <w:pPr>
        <w:rPr>
          <w:lang w:val="fr-FR"/>
        </w:rPr>
      </w:pPr>
      <w:r>
        <w:rPr>
          <w:lang w:val="fr-FR"/>
        </w:rPr>
        <w:t>Mais si ça allait trop loin, j'ai vu des collègues qui étaient particulièrement démotivés par ce ressenti-là. C'est dommage. On perd du potentiel.</w:t>
      </w:r>
    </w:p>
    <w:p w:rsidR="00102852" w:rsidRPr="005B4ED2" w:rsidRDefault="001D2A45">
      <w:pPr>
        <w:rPr>
          <w:lang w:val="fr-FR"/>
        </w:rPr>
      </w:pPr>
      <w:r>
        <w:rPr>
          <w:lang w:val="fr-FR"/>
        </w:rPr>
        <w:t>Je pense qu'on ne tire pas vers le haut les gens en leur tapant sur la tête à tuer à toi.</w:t>
      </w:r>
    </w:p>
    <w:p w:rsidR="00102852" w:rsidRPr="005B4ED2" w:rsidRDefault="001D2A45">
      <w:pPr>
        <w:rPr>
          <w:lang w:val="fr-FR"/>
        </w:rPr>
      </w:pPr>
      <w:r>
        <w:rPr>
          <w:b/>
          <w:lang w:val="fr-FR"/>
        </w:rPr>
        <w:t>Auteur :</w:t>
      </w:r>
      <w:r>
        <w:rPr>
          <w:lang w:val="fr-FR"/>
        </w:rPr>
        <w:t xml:space="preserve"> Et puis, je vais te poser une question qui ressemble sensiblement à celle d'avant. Qu'est-ce que tu trouves le plus difficile dans ton travail ?</w:t>
      </w:r>
    </w:p>
    <w:p w:rsidR="00102852" w:rsidRPr="005B4ED2" w:rsidRDefault="001D2A45">
      <w:pPr>
        <w:rPr>
          <w:lang w:val="fr-FR"/>
        </w:rPr>
      </w:pPr>
      <w:r>
        <w:rPr>
          <w:b/>
          <w:lang w:val="fr-FR"/>
        </w:rPr>
        <w:t>E2 :</w:t>
      </w:r>
      <w:r>
        <w:rPr>
          <w:lang w:val="fr-FR"/>
        </w:rPr>
        <w:t xml:space="preserve"> Le plus dur c’est de, le plus dur, ce n'est pas tout à fait pareil comme question.</w:t>
      </w:r>
    </w:p>
    <w:p w:rsidR="00102852" w:rsidRPr="005B4ED2" w:rsidRDefault="001D2A45">
      <w:pPr>
        <w:rPr>
          <w:lang w:val="fr-FR"/>
        </w:rPr>
      </w:pPr>
      <w:r>
        <w:rPr>
          <w:b/>
          <w:lang w:val="fr-FR"/>
        </w:rPr>
        <w:t>Auteur :</w:t>
      </w:r>
      <w:r>
        <w:rPr>
          <w:lang w:val="fr-FR"/>
        </w:rPr>
        <w:t xml:space="preserve"> Oui.</w:t>
      </w:r>
    </w:p>
    <w:p w:rsidR="00102852" w:rsidRPr="005B4ED2" w:rsidRDefault="001D2A45">
      <w:pPr>
        <w:rPr>
          <w:lang w:val="fr-FR"/>
        </w:rPr>
      </w:pPr>
      <w:r>
        <w:rPr>
          <w:b/>
          <w:lang w:val="fr-FR"/>
        </w:rPr>
        <w:t>E2 :</w:t>
      </w:r>
      <w:r>
        <w:rPr>
          <w:lang w:val="fr-FR"/>
        </w:rPr>
        <w:t xml:space="preserve"> Le plus dur dans mon travail, c'est de passer ma journée, alors pardon ma réponse va être un peu triviale, c’est de passer ma journée à absorber, euh, toutes les merdes que les gens nous envoient. Ils nous envoient de la noirceur, des ondes négatives, ils sont malades, ils ne sont pas bien. Tu prends ça toute la journée et finalement, on n’a jamais un espace pour déposer notre sac de merde, on remplit notre sac à dos, on continue, on est de bons petits chevaux à cavaler euh, à cavaler droit devant, droit devant.</w:t>
      </w:r>
    </w:p>
    <w:p w:rsidR="00102852" w:rsidRPr="005B4ED2" w:rsidRDefault="001D2A45">
      <w:pPr>
        <w:rPr>
          <w:lang w:val="fr-FR"/>
        </w:rPr>
      </w:pPr>
      <w:r>
        <w:rPr>
          <w:lang w:val="fr-FR"/>
        </w:rPr>
        <w:t>Finalement, nous, on n'a jamais un espace pour déposer notre sac de merde, pour remplir notre sac à dos. On met ça dans le dos, on continue, on est des petits chevaux à cavaler. Finalement, nous, on nous ne permet jamais de poser notre sac de merde. On a beaucoup de caresses négatives et pas beaucoup de caresses positives. Si ce n’est parfois, il y a de rares remerciements, on a l’impression d’avoir sauvé quelqu’un, d’avoir aidé quelqu’un. Ça reste trop peur, ça pour moi c’est le côté le plus euh, le plus dur. Je m’en suis rendu compte il y a peu de temps. J’ai fait pourtant des jobs très compliqués et sous pression dans des zones de combat. Je n'ai pas senti, je ne sais pas comment expliquer. C'était de la pression, puis après on débriefait, on voyait ce qui était bon, ce qui était pas bon. On était une équipe, on s’entendait pas tous mais on restait une équipe et on essayait de construire pour que ça soit mieux.</w:t>
      </w:r>
    </w:p>
    <w:p w:rsidR="00102852" w:rsidRPr="005B4ED2" w:rsidRDefault="001D2A45">
      <w:pPr>
        <w:rPr>
          <w:lang w:val="fr-FR"/>
        </w:rPr>
      </w:pPr>
      <w:r>
        <w:rPr>
          <w:lang w:val="fr-FR"/>
        </w:rPr>
        <w:t>Là, on bouffe notre truc affreux puis voilà. A part en discuter avec son voisin et se dire « ah bah, tu te rends compte il m’a répondu comme ça ou il s’est passé ça ou j’ai eu un tel problème, ben il n’y a rien derrière.</w:t>
      </w:r>
    </w:p>
    <w:p w:rsidR="00102852" w:rsidRPr="005B4ED2" w:rsidRDefault="001D2A45">
      <w:pPr>
        <w:rPr>
          <w:lang w:val="fr-FR"/>
        </w:rPr>
      </w:pPr>
      <w:r>
        <w:rPr>
          <w:lang w:val="fr-FR"/>
        </w:rPr>
        <w:lastRenderedPageBreak/>
        <w:t>Je trouve que sur le long terme, ça doit être juste nuisant. Je me demande si ce n'est pas ça qui explique le turnover qu'on a. C'est incroyable.</w:t>
      </w:r>
    </w:p>
    <w:p w:rsidR="00102852" w:rsidRPr="005B4ED2" w:rsidRDefault="001D2A45">
      <w:pPr>
        <w:rPr>
          <w:lang w:val="fr-FR"/>
        </w:rPr>
      </w:pPr>
      <w:r>
        <w:rPr>
          <w:b/>
          <w:lang w:val="fr-FR"/>
        </w:rPr>
        <w:t>Auteur :</w:t>
      </w:r>
      <w:r>
        <w:rPr>
          <w:lang w:val="fr-FR"/>
        </w:rPr>
        <w:t xml:space="preserve"> Je te remercie pour tes réponses. On va passer gentiment à la partie 2 de notre entretien.</w:t>
      </w:r>
    </w:p>
    <w:p w:rsidR="00102852" w:rsidRPr="005B4ED2" w:rsidRDefault="001D2A45">
      <w:pPr>
        <w:rPr>
          <w:lang w:val="fr-FR"/>
        </w:rPr>
      </w:pPr>
      <w:r>
        <w:rPr>
          <w:b/>
          <w:lang w:val="fr-FR"/>
        </w:rPr>
        <w:t>E2 :</w:t>
      </w:r>
      <w:r>
        <w:rPr>
          <w:lang w:val="fr-FR"/>
        </w:rPr>
        <w:t xml:space="preserve"> Oui.</w:t>
      </w:r>
    </w:p>
    <w:p w:rsidR="00102852" w:rsidRPr="005B4ED2" w:rsidRDefault="001D2A45">
      <w:pPr>
        <w:rPr>
          <w:lang w:val="fr-FR"/>
        </w:rPr>
      </w:pPr>
      <w:r>
        <w:rPr>
          <w:b/>
          <w:lang w:val="fr-FR"/>
        </w:rPr>
        <w:t>Auteur :</w:t>
      </w:r>
      <w:r>
        <w:rPr>
          <w:lang w:val="fr-FR"/>
        </w:rPr>
        <w:t xml:space="preserve"> Est-ce que tu peux décrire, alors, il peut y avoir une situation, il peut y en avoir plusieurs. S'il y en a plusieurs, on va y aller une par une. Est-ce que tu peux décrire une situation plus ou moins récente où tu as ressenti une satisfaction, une réussite particulière dans ton rôle ?</w:t>
      </w:r>
    </w:p>
    <w:p w:rsidR="00102852" w:rsidRPr="005B4ED2" w:rsidRDefault="001D2A45">
      <w:pPr>
        <w:rPr>
          <w:lang w:val="fr-FR"/>
        </w:rPr>
      </w:pPr>
      <w:r>
        <w:rPr>
          <w:b/>
          <w:lang w:val="fr-FR"/>
        </w:rPr>
        <w:t>E2 :</w:t>
      </w:r>
      <w:r>
        <w:rPr>
          <w:lang w:val="fr-FR"/>
        </w:rPr>
        <w:t xml:space="preserve"> Alors, satisfaction... Oui. Très récemment, j'ai eu un appel d'une dame.</w:t>
      </w:r>
    </w:p>
    <w:p w:rsidR="00102852" w:rsidRPr="005B4ED2" w:rsidRDefault="001D2A45">
      <w:pPr>
        <w:rPr>
          <w:lang w:val="fr-FR"/>
        </w:rPr>
      </w:pPr>
      <w:r>
        <w:rPr>
          <w:lang w:val="fr-FR"/>
        </w:rPr>
        <w:t>Ça s'est passé par le front office, par les administratifs. La personne du front office nous dit que «  j'ai un appel psy. A qui je l'envoie.</w:t>
      </w:r>
    </w:p>
    <w:p w:rsidR="00102852" w:rsidRPr="005B4ED2" w:rsidRDefault="001D2A45">
      <w:pPr>
        <w:rPr>
          <w:lang w:val="fr-FR"/>
        </w:rPr>
      </w:pPr>
      <w:r>
        <w:rPr>
          <w:lang w:val="fr-FR"/>
        </w:rPr>
        <w:t>C'est une dame qui a l'air d'être totalement cinglée. Elle dit qu’elle a des vers qui lui sort partout dans le corps. ». Donc, il s'adresse au chef de salle. Il rigole, il dit « qui est-ce qui veut ça ». Je dis, « ben vas-y envoie le moi ». Je me dis à moi-même, « Mon Dieu, sur quoi je vais tomber ». Et puis, en fait j’ai fait mon anamnèse et euh, en réalité, cette dame me décrit quelque chose que j'ai fait en travaillant en Afrique. Elle me décrit très bien. Elle est en contact avec des gens qui venaient d'Afrique d'ailleurs, en contact rapproché. Et elle me décrit une problématique d’infection par des vers qui effectivement vont sous la peau qui gigotent, tombent.</w:t>
      </w:r>
    </w:p>
    <w:p w:rsidR="00102852" w:rsidRPr="005B4ED2" w:rsidRDefault="001D2A45">
      <w:pPr>
        <w:rPr>
          <w:lang w:val="fr-FR"/>
        </w:rPr>
      </w:pPr>
      <w:r>
        <w:rPr>
          <w:lang w:val="fr-FR"/>
        </w:rPr>
        <w:t>Cette dame a été plusieurs fois aux urgences. Ils se sont moqués d'elle, qui lui ont dit qu’elle était cinglée, qui lui ont dit qu'elle faisait une allergie. Personne ne l'a prise au sérieux. Elle était en larmes.</w:t>
      </w:r>
    </w:p>
    <w:p w:rsidR="00102852" w:rsidRPr="005B4ED2" w:rsidRDefault="001D2A45">
      <w:pPr>
        <w:rPr>
          <w:lang w:val="fr-FR"/>
        </w:rPr>
      </w:pPr>
      <w:r>
        <w:rPr>
          <w:lang w:val="fr-FR"/>
        </w:rPr>
        <w:t>Je lui ai dit Madame, je vous crois. Il n'y avait pas de procédure par rapport à cette maladie que je la connaissais.</w:t>
      </w:r>
    </w:p>
    <w:p w:rsidR="00102852" w:rsidRPr="005B4ED2" w:rsidRDefault="001D2A45">
      <w:pPr>
        <w:rPr>
          <w:lang w:val="fr-FR"/>
        </w:rPr>
      </w:pPr>
      <w:r>
        <w:rPr>
          <w:lang w:val="fr-FR"/>
        </w:rPr>
        <w:t>C'était un vendredi. C'était 16h15. J'ai appelé le service de médecine infectieuse et maladie hospitalière.</w:t>
      </w:r>
    </w:p>
    <w:p w:rsidR="00102852" w:rsidRPr="005B4ED2" w:rsidRDefault="001D2A45">
      <w:pPr>
        <w:rPr>
          <w:lang w:val="fr-FR"/>
        </w:rPr>
      </w:pPr>
      <w:r>
        <w:rPr>
          <w:lang w:val="fr-FR"/>
        </w:rPr>
        <w:t>J'ai eu la chance de tomber sur un médecin. J'ai expliqué au médecin ce qui se passe. C'est normalement pas du tout ce que je fais.</w:t>
      </w:r>
    </w:p>
    <w:p w:rsidR="00102852" w:rsidRPr="005B4ED2" w:rsidRDefault="001D2A45">
      <w:pPr>
        <w:rPr>
          <w:lang w:val="fr-FR"/>
        </w:rPr>
      </w:pPr>
      <w:r>
        <w:rPr>
          <w:lang w:val="fr-FR"/>
        </w:rPr>
        <w:t>J'ai expliqué au médecin ce qui se passe. Je lui ai dit « écoutez franchement. Je pense que cette dame n’est pas folle, elle est très cohérente dans ce qu’elle me décrit ».</w:t>
      </w:r>
    </w:p>
    <w:p w:rsidR="00102852" w:rsidRPr="005B4ED2" w:rsidRDefault="001D2A45">
      <w:pPr>
        <w:rPr>
          <w:lang w:val="fr-FR"/>
        </w:rPr>
      </w:pPr>
      <w:r>
        <w:rPr>
          <w:lang w:val="fr-FR"/>
        </w:rPr>
        <w:t>Et le médecin me dit « écoutez madame, on ne peut pas dire qu’elle est folle, parce qu’elle décrit sont de vrais  symptômes ».Donc on était le week-end, « je vais la voir en urgence le lundi. Et puis euh, j’ai rappelé cette dame, je l'ai rassurée. Elle n'en revenait pas.</w:t>
      </w:r>
    </w:p>
    <w:p w:rsidR="00102852" w:rsidRPr="005B4ED2" w:rsidRDefault="001D2A45">
      <w:pPr>
        <w:rPr>
          <w:lang w:val="fr-FR"/>
        </w:rPr>
      </w:pPr>
      <w:r>
        <w:rPr>
          <w:lang w:val="fr-FR"/>
        </w:rPr>
        <w:t>J'étais fière de moi. J'ai réussi à... C'était une maladie tropicale que je connais.</w:t>
      </w:r>
    </w:p>
    <w:p w:rsidR="00102852" w:rsidRPr="005B4ED2" w:rsidRDefault="001D2A45">
      <w:pPr>
        <w:rPr>
          <w:lang w:val="fr-FR"/>
        </w:rPr>
      </w:pPr>
      <w:r>
        <w:rPr>
          <w:lang w:val="fr-FR"/>
        </w:rPr>
        <w:t>J'ai réussi à bien l'orienter alors même que tout le monde pensait qu'elle était dingue. Donc voilà, j'étais super contente.</w:t>
      </w:r>
    </w:p>
    <w:p w:rsidR="00102852" w:rsidRPr="005B4ED2" w:rsidRDefault="001D2A45">
      <w:pPr>
        <w:rPr>
          <w:lang w:val="fr-FR"/>
        </w:rPr>
      </w:pPr>
      <w:r>
        <w:rPr>
          <w:lang w:val="fr-FR"/>
        </w:rPr>
        <w:t xml:space="preserve">La dame ne m'a pas remercié, rien, mais euh, j'étais vachement contente de moi. De part... D’avoir trouvé un truc complètement improbable. Surtout en Suisse. Je comprends qu'elle n'ait </w:t>
        <w:lastRenderedPageBreak/>
        <w:t>pas trouvé. C'est juste... Enfin voilà quoi, il faut avoir été en Afrique de l’ouest plus particulièrement ou bien alors, travailler en médecine tropicale pour connaître. Voilà , ça ça a été, j’étais contente, très très contente et fière de moi.</w:t>
      </w:r>
    </w:p>
    <w:p w:rsidR="00102852" w:rsidRPr="005B4ED2" w:rsidRDefault="001D2A45">
      <w:pPr>
        <w:rPr>
          <w:lang w:val="fr-FR"/>
        </w:rPr>
      </w:pPr>
      <w:r>
        <w:rPr>
          <w:lang w:val="fr-FR"/>
        </w:rPr>
        <w:t>Très contente et fière de moi.</w:t>
      </w:r>
    </w:p>
    <w:p w:rsidR="00102852" w:rsidRPr="005B4ED2" w:rsidRDefault="001D2A45">
      <w:pPr>
        <w:rPr>
          <w:lang w:val="fr-FR"/>
        </w:rPr>
      </w:pPr>
      <w:r>
        <w:rPr>
          <w:b/>
          <w:lang w:val="fr-FR"/>
        </w:rPr>
        <w:t>Auteur :</w:t>
      </w:r>
      <w:r>
        <w:rPr>
          <w:lang w:val="fr-FR"/>
        </w:rPr>
        <w:t xml:space="preserve"> Super. Magnifique.</w:t>
      </w:r>
    </w:p>
    <w:p w:rsidR="00102852" w:rsidRPr="005B4ED2" w:rsidRDefault="001D2A45">
      <w:pPr>
        <w:rPr>
          <w:lang w:val="fr-FR"/>
        </w:rPr>
      </w:pPr>
      <w:r>
        <w:rPr>
          <w:lang w:val="fr-FR"/>
        </w:rPr>
        <w:t>Et puis, tu as déjà... Je ne veux pas interpréter. Tu as peut-être déjà un petit peu répondu à la prochaine question.</w:t>
      </w:r>
    </w:p>
    <w:p w:rsidR="00102852" w:rsidRPr="005B4ED2" w:rsidRDefault="001D2A45">
      <w:pPr>
        <w:rPr>
          <w:lang w:val="fr-FR"/>
        </w:rPr>
      </w:pPr>
      <w:r>
        <w:rPr>
          <w:lang w:val="fr-FR"/>
        </w:rPr>
        <w:t>Qu'est-ce que tu as fait pour gérer cette situation ? Comment ça ? En fait, dans le déroulé, je pense que tu as déjà répondu à la question.</w:t>
      </w:r>
    </w:p>
    <w:p w:rsidR="00102852" w:rsidRPr="005B4ED2" w:rsidRDefault="001D2A45">
      <w:pPr>
        <w:rPr>
          <w:lang w:val="fr-FR"/>
        </w:rPr>
      </w:pPr>
      <w:r>
        <w:rPr>
          <w:b/>
          <w:lang w:val="fr-FR"/>
        </w:rPr>
        <w:t>E2 :</w:t>
      </w:r>
      <w:r>
        <w:rPr>
          <w:lang w:val="fr-FR"/>
        </w:rPr>
        <w:t xml:space="preserve"> En fait, ce que j'ai fait, c’est que malgré ce qui m’a été renvoyé c’est-à-dire à priori une cinglée avec des vers qui lui tombent par terre. J’ai fait un blackout dans ma tête j'ai essayé de ne pas partir avec cet apriori-là. J'ai fait une vraie anamnèse.</w:t>
      </w:r>
    </w:p>
    <w:p w:rsidR="00102852" w:rsidRPr="005B4ED2" w:rsidRDefault="001D2A45">
      <w:pPr>
        <w:rPr>
          <w:lang w:val="fr-FR"/>
        </w:rPr>
      </w:pPr>
      <w:r>
        <w:rPr>
          <w:lang w:val="fr-FR"/>
        </w:rPr>
        <w:t>J'ai vraiment écouté. Puis après, par contre, j'ai sorti du cadre spécifique et j'ai fait une action qui n’était pas protocolée et après, appelé la médecine tropicale pour choper un rdv en médecine tropicale à la dame et j'ai prévenu tous les collègues. C'était un vendredi.</w:t>
      </w:r>
    </w:p>
    <w:p w:rsidR="00102852" w:rsidRPr="005B4ED2" w:rsidRDefault="001D2A45">
      <w:pPr>
        <w:rPr>
          <w:lang w:val="fr-FR"/>
        </w:rPr>
      </w:pPr>
      <w:r>
        <w:rPr>
          <w:lang w:val="fr-FR"/>
        </w:rPr>
        <w:t>Elle ne peut pas avoir son rendez-vous quand c'est dimanche. Ce qu’elle avait ça provoque quand les vers, le soir particulièrement, les vers, ils bougent. Ça rend un peu dingue.</w:t>
      </w:r>
    </w:p>
    <w:p w:rsidR="00102852" w:rsidRPr="005B4ED2" w:rsidRDefault="001D2A45">
      <w:pPr>
        <w:rPr>
          <w:lang w:val="fr-FR"/>
        </w:rPr>
      </w:pPr>
      <w:r>
        <w:rPr>
          <w:lang w:val="fr-FR"/>
        </w:rPr>
        <w:t>J'ai prévenu le chef de salle. J'ai prévenu tout le monde. J'ai dit, si cette dame vous appelle, elle n'est pas dingue. Elle ne peut être prise en charge que le lundi.</w:t>
      </w:r>
    </w:p>
    <w:p w:rsidR="00102852" w:rsidRPr="005B4ED2" w:rsidRDefault="001D2A45">
      <w:pPr>
        <w:rPr>
          <w:lang w:val="fr-FR"/>
        </w:rPr>
      </w:pPr>
      <w:r>
        <w:rPr>
          <w:lang w:val="fr-FR"/>
        </w:rPr>
        <w:t>La rassurer, la calmer, elle ne va pas mourir. Ça peut la rendre totalement folle de sentir ses verres qui bougent sous sa peau. J'ai essayé de la préserver.</w:t>
      </w:r>
    </w:p>
    <w:p w:rsidR="00102852" w:rsidRPr="005B4ED2" w:rsidRDefault="001D2A45">
      <w:pPr>
        <w:rPr>
          <w:lang w:val="fr-FR"/>
        </w:rPr>
      </w:pPr>
      <w:r>
        <w:rPr>
          <w:lang w:val="fr-FR"/>
        </w:rPr>
        <w:t>Les gens m'ont dit «  ouais mais ce n’est pas possible ce n'était pas possible ». Mais elle n'est pas cinglée, voilà. Je suis sortie du protocole.</w:t>
      </w:r>
    </w:p>
    <w:p w:rsidR="00102852" w:rsidRPr="005B4ED2" w:rsidRDefault="001D2A45">
      <w:pPr>
        <w:rPr>
          <w:lang w:val="fr-FR"/>
        </w:rPr>
      </w:pPr>
      <w:r>
        <w:rPr>
          <w:lang w:val="fr-FR"/>
        </w:rPr>
        <w:t>Ce que j'ai aimé, c'est de faire quelque chose qui n’était pas tracé sur le papie. J’ai eu ma petite autonomie et puis ça a marché.</w:t>
      </w:r>
    </w:p>
    <w:p w:rsidR="00102852" w:rsidRPr="005B4ED2" w:rsidRDefault="001D2A45">
      <w:pPr>
        <w:rPr>
          <w:lang w:val="fr-FR"/>
        </w:rPr>
      </w:pPr>
      <w:r>
        <w:rPr>
          <w:b/>
          <w:lang w:val="fr-FR"/>
        </w:rPr>
        <w:t>Auteur :</w:t>
      </w:r>
      <w:r>
        <w:rPr>
          <w:lang w:val="fr-FR"/>
        </w:rPr>
        <w:t xml:space="preserve"> Peux-tu me dire quels facteurs ont contribué à ce succès ? Ça peut être personnel, ça peut être organisationnel, managérial, ou autre d'ailleurs.</w:t>
      </w:r>
    </w:p>
    <w:p w:rsidR="00102852" w:rsidRPr="005B4ED2" w:rsidRDefault="001D2A45">
      <w:pPr>
        <w:rPr>
          <w:lang w:val="fr-FR"/>
        </w:rPr>
      </w:pPr>
      <w:r>
        <w:rPr>
          <w:b/>
          <w:lang w:val="fr-FR"/>
        </w:rPr>
        <w:t>E2 :</w:t>
      </w:r>
      <w:r>
        <w:rPr>
          <w:lang w:val="fr-FR"/>
        </w:rPr>
        <w:t xml:space="preserve"> D'un point de vue managérial, rien. Rien du tout. D'ailleurs, personne ne m'a félicité, personne ne m’a rien dit, je me suis auto-congratulée. Ce qui était facilitant c’était l’autonomie qu’on peut avoir justement face à nos appels, on a quand même cette autonomie, on n’est pas des robots</w:t>
      </w:r>
    </w:p>
    <w:p w:rsidR="00102852" w:rsidRPr="005B4ED2" w:rsidRDefault="001D2A45">
      <w:pPr>
        <w:rPr>
          <w:lang w:val="fr-FR"/>
        </w:rPr>
      </w:pPr>
      <w:r>
        <w:rPr>
          <w:lang w:val="fr-FR"/>
        </w:rPr>
        <w:t>J'ai joué le jeu de « je ne suis pas un robot et j’utilise mon cerveau ». Euh l’expérience que j’avais, elle a eu du bol de tomber sur moi, parce que quand tu ne connais pas cette pathologie, tu ne peux pas imaginer qu’elle existe et puis euuh, après euh, ce qui a joué malgré tout c’est quand même cette cohésion d’équipe. Parce que quand j'en ai parlé pour préparer le week-end, au cas où elle rappelle, parce qu’elle savait qu’elle pouvait rappeler quand elle voulait, si elle n'était pas bien. Je l’ai expliqué aux chefs de salle qu'ils ont transmis. Et ça j'ai trouvé ça sympa, qu'il y a un relais au niveau de l'équipe.</w:t>
      </w:r>
    </w:p>
    <w:p w:rsidR="00102852" w:rsidRPr="005B4ED2" w:rsidRDefault="001D2A45">
      <w:pPr>
        <w:rPr>
          <w:lang w:val="fr-FR"/>
        </w:rPr>
      </w:pPr>
      <w:r>
        <w:rPr>
          <w:lang w:val="fr-FR"/>
        </w:rPr>
        <w:lastRenderedPageBreak/>
        <w:t>Pour une fois qu'on avait des transmissions un peu longues, ça s'est déroulé du vendredi jusqu'au lundi, ça j'ai vachement apprécié.</w:t>
      </w:r>
    </w:p>
    <w:p w:rsidR="00102852" w:rsidRPr="005B4ED2" w:rsidRDefault="001D2A45">
      <w:pPr>
        <w:rPr>
          <w:lang w:val="fr-FR"/>
        </w:rPr>
      </w:pPr>
      <w:r>
        <w:rPr>
          <w:b/>
          <w:lang w:val="fr-FR"/>
        </w:rPr>
        <w:t>Auteur :</w:t>
      </w:r>
      <w:r>
        <w:rPr>
          <w:lang w:val="fr-FR"/>
        </w:rPr>
        <w:t xml:space="preserve"> Est-ce que tu voudrais décrire une autre situation que tu as en tête ou on passe à la question suivante ?</w:t>
      </w:r>
    </w:p>
    <w:p w:rsidR="00102852" w:rsidRPr="005B4ED2" w:rsidRDefault="001D2A45">
      <w:pPr>
        <w:rPr>
          <w:lang w:val="fr-FR"/>
        </w:rPr>
      </w:pPr>
      <w:r>
        <w:rPr>
          <w:lang w:val="fr-FR"/>
        </w:rPr>
        <w:t>C'est comme tu veux.</w:t>
      </w:r>
    </w:p>
    <w:p w:rsidR="00102852" w:rsidRPr="005B4ED2" w:rsidRDefault="001D2A45">
      <w:pPr>
        <w:rPr>
          <w:lang w:val="fr-FR"/>
        </w:rPr>
      </w:pPr>
      <w:r>
        <w:rPr>
          <w:b/>
          <w:lang w:val="fr-FR"/>
        </w:rPr>
        <w:t>E2 :</w:t>
      </w:r>
      <w:r>
        <w:rPr>
          <w:lang w:val="fr-FR"/>
        </w:rPr>
        <w:t xml:space="preserve"> Une situation où ça s'est bien passé ?</w:t>
      </w:r>
    </w:p>
    <w:p w:rsidR="00102852" w:rsidRPr="005B4ED2" w:rsidRDefault="001D2A45">
      <w:pPr>
        <w:rPr>
          <w:lang w:val="fr-FR"/>
        </w:rPr>
      </w:pPr>
      <w:r>
        <w:rPr>
          <w:b/>
          <w:lang w:val="fr-FR"/>
        </w:rPr>
        <w:t>Auteur :</w:t>
      </w:r>
      <w:r>
        <w:rPr>
          <w:lang w:val="fr-FR"/>
        </w:rPr>
        <w:t xml:space="preserve"> Oui, en fait, sur ce groupe de questions-là, ça décrit plutôt une situation récente où tu as ressenti une satisfaction, une réussite particulière. Tu peux parler d'une situation ?</w:t>
      </w:r>
    </w:p>
    <w:p w:rsidR="00102852" w:rsidRPr="005B4ED2" w:rsidRDefault="001D2A45">
      <w:pPr>
        <w:rPr>
          <w:lang w:val="fr-FR"/>
        </w:rPr>
      </w:pPr>
      <w:r>
        <w:rPr>
          <w:b/>
          <w:lang w:val="fr-FR"/>
        </w:rPr>
        <w:t>E2 :</w:t>
      </w:r>
      <w:r>
        <w:rPr>
          <w:lang w:val="fr-FR"/>
        </w:rPr>
        <w:t xml:space="preserve"> J'en ai eu autre qui n'a rien à voir du tout. Je suis praticien formateur depuis le mois de juin et je n'étais pas reconnue par mon institution. Je ne suis pas toute seule, on est deux dans ce cas.</w:t>
      </w:r>
    </w:p>
    <w:p w:rsidR="00102852" w:rsidRPr="005B4ED2" w:rsidRDefault="001D2A45">
      <w:pPr>
        <w:rPr>
          <w:lang w:val="fr-FR"/>
        </w:rPr>
      </w:pPr>
      <w:r>
        <w:rPr>
          <w:lang w:val="fr-FR"/>
        </w:rPr>
        <w:t>C’est-à-dire qu’on a postulé, on a candidaté pour cette fonction, à l'issue du dépôt de candidature, c’est fait etcetera, on a eu les entretiens. On s'est mis à pratiquer depuis le mois de juillet cette année. Mais on n’avait aucune reconnaissance institutionnelle, ni d'un point de vue contractuel, d'un point de vue financier.</w:t>
      </w:r>
    </w:p>
    <w:p w:rsidR="00102852" w:rsidRPr="005B4ED2" w:rsidRDefault="001D2A45">
      <w:pPr>
        <w:rPr>
          <w:lang w:val="fr-FR"/>
        </w:rPr>
      </w:pPr>
      <w:r>
        <w:rPr>
          <w:lang w:val="fr-FR"/>
        </w:rPr>
        <w:t>On a posé des questions, on a demandé pourquoi, on a demandé quand. Rien ne se passait. Finalement, au bout de 5 mois, on a gentiment, on allait frapper les portes à droite, à gauche au niveau de la hiérarchie pour savoir pourquoi, on m’a dit « oui, oui t’inquiète pas, ça va venir, ça va venir ». On a fini par, les deux personnes on s’est mises ensemble et on a rédigé quelque chose qui a permis de laisser une trace écrite sur les conseils d’un collègue et ça a porté ses fruits. Et donc ça y est, on a signé des contrats euh, officiellement de praticien formateur, on a la reconnaissance institutionnelle et on aura les primes qui vont avec. Ce n’est pas une histoire d’argent, c’est une histoire de reconnaissance. Parce que pendant 5 mois on a eu l'impression d'être utilisées. Je suis très fière d'avoir sans clash, d’avoir obtenu gain de cause.</w:t>
      </w:r>
    </w:p>
    <w:p w:rsidR="00102852" w:rsidRPr="005B4ED2" w:rsidRDefault="001D2A45">
      <w:pPr>
        <w:rPr>
          <w:lang w:val="fr-FR"/>
        </w:rPr>
      </w:pPr>
      <w:r>
        <w:rPr>
          <w:b/>
          <w:lang w:val="fr-FR"/>
        </w:rPr>
        <w:t>Auteur :</w:t>
      </w:r>
      <w:r>
        <w:rPr>
          <w:lang w:val="fr-FR"/>
        </w:rPr>
        <w:t xml:space="preserve"> D'accord. Là encore, tu as répondu aux questions d'après. Qu'est-ce que tu as fait pour gérer cette situation ?</w:t>
      </w:r>
    </w:p>
    <w:p w:rsidR="00102852" w:rsidRPr="005B4ED2" w:rsidRDefault="001D2A45">
      <w:pPr>
        <w:rPr>
          <w:lang w:val="fr-FR"/>
        </w:rPr>
      </w:pPr>
      <w:r>
        <w:rPr>
          <w:b/>
          <w:lang w:val="fr-FR"/>
        </w:rPr>
        <w:t>E2 :</w:t>
      </w:r>
      <w:r>
        <w:rPr>
          <w:lang w:val="fr-FR"/>
        </w:rPr>
        <w:t xml:space="preserve"> D'abord, au départ, je cogitais dans ma tête, je n'ai pas trop frappé au bord de la cadre chargée de ça. De manière informelle, j'en parlais. Je ne voulais pas paraître trop intrusive.</w:t>
      </w:r>
    </w:p>
    <w:p w:rsidR="00102852" w:rsidRPr="005B4ED2" w:rsidRDefault="001D2A45">
      <w:pPr>
        <w:rPr>
          <w:lang w:val="fr-FR"/>
        </w:rPr>
      </w:pPr>
      <w:r>
        <w:rPr>
          <w:lang w:val="fr-FR"/>
        </w:rPr>
        <w:t>Après, pendant on a en discutait, on était deux collègues dans le même cas, on s’entendait bien. On en a parlé à deux. Et puis euh, au lieu de rester à en parler à deux, j'en ai parlé particulièrement à une tierce personne plus expérimentée dans le service.</w:t>
      </w:r>
    </w:p>
    <w:p w:rsidR="00102852" w:rsidRPr="005B4ED2" w:rsidRDefault="001D2A45">
      <w:pPr>
        <w:rPr>
          <w:lang w:val="fr-FR"/>
        </w:rPr>
      </w:pPr>
      <w:r>
        <w:rPr>
          <w:lang w:val="fr-FR"/>
        </w:rPr>
        <w:t>J'ai suivi les conseils. Je ne suis pas restée isolée. Il y a eu d'abord l’association entre guillemets avec ma collègue qui était dans la même situation que moi et puis la prise de conseils auprès d'une autre personne particulièrement qui était plus habituée et on a suivi ces conseils-là. Honnêtement, sans ces conseils là on aurait peut-être mis plus de temps ou j'aurais fini par laisser tomber et partir simplement par dépit. « Bon ben salut, j'arrête parce que ça suffit de me prendre pour une imbécile quoi ». Donc euh, c’est par le, ouais c’est par le compagnonnage un petit peu quand même. En tout cas, ce n’est pas l’institution qui m’a aidé, du tout.</w:t>
      </w:r>
    </w:p>
    <w:p w:rsidR="00102852" w:rsidRPr="005B4ED2" w:rsidRDefault="001D2A45">
      <w:pPr>
        <w:rPr>
          <w:lang w:val="fr-FR"/>
        </w:rPr>
      </w:pPr>
      <w:r>
        <w:rPr>
          <w:b/>
          <w:lang w:val="fr-FR"/>
        </w:rPr>
        <w:t>Auteur :</w:t>
      </w:r>
      <w:r>
        <w:rPr>
          <w:lang w:val="fr-FR"/>
        </w:rPr>
        <w:t xml:space="preserve"> Finalement, quel facteur a ou ont contribué à ce succès ? De la même manière, ça peut être personnel, organisationnel, managérial ou autre ?</w:t>
      </w:r>
    </w:p>
    <w:p w:rsidR="00102852" w:rsidRPr="005B4ED2" w:rsidRDefault="001D2A45">
      <w:pPr>
        <w:rPr>
          <w:lang w:val="fr-FR"/>
        </w:rPr>
      </w:pPr>
      <w:r>
        <w:rPr>
          <w:b/>
          <w:lang w:val="fr-FR"/>
        </w:rPr>
        <w:lastRenderedPageBreak/>
        <w:t>E2 :</w:t>
      </w:r>
      <w:r>
        <w:rPr>
          <w:lang w:val="fr-FR"/>
        </w:rPr>
        <w:t xml:space="preserve"> Organisationnel, rien d'après l'organisation. Si ça a été crescendo, puis ça a été plutôt le fait de sortir de mon isolement pour aller vers d'autres pour exprimer euh, mes inquiétudes. Et puis, ça a été ensuite euh...</w:t>
      </w:r>
    </w:p>
    <w:p w:rsidR="00102852" w:rsidRPr="005B4ED2" w:rsidRDefault="001D2A45">
      <w:pPr>
        <w:rPr>
          <w:lang w:val="fr-FR"/>
        </w:rPr>
      </w:pPr>
      <w:r>
        <w:rPr>
          <w:lang w:val="fr-FR"/>
        </w:rPr>
        <w:t>C'était plutôt informel et fortuit. Ça n'a pas été prévenu, à un moment donné quand la coupe est pleine, elle finit par débordée et tu finis par parler. Moi je ne vais pas trop dans le cadre du travail critiquer l'institution parce que c'est transformé, multi-amplifié et ça peut porter préjudices. Ce n'est pas un conflit ouvert mais en même temps, je ne sais pas trop par quel bout prendre le problème organisationnel non, institutionnellement non, ça a été fortuit.Et je pense que j'avais ras-le-bol. Je pense que c'était surtout parce que j'avais ras-le-bol [rires] qu'il ne se passait rien. Ma collègue c’était pareil, elle en avait ras-le-bol qui ne se passe rien. Et on nous a aidés aussi. Donc c’est l’appui d’autre personne expérimentée, mais ça n’a pas été dans un cadre institutionnel, c’est tout, ni organisationnel non plus. Ça s’est fait comme ça.</w:t>
      </w:r>
    </w:p>
    <w:p w:rsidR="00102852" w:rsidRPr="005B4ED2" w:rsidRDefault="001D2A45">
      <w:pPr>
        <w:rPr>
          <w:lang w:val="fr-FR"/>
        </w:rPr>
      </w:pPr>
      <w:r>
        <w:rPr>
          <w:b/>
          <w:lang w:val="fr-FR"/>
        </w:rPr>
        <w:t>Auteur :</w:t>
      </w:r>
      <w:r>
        <w:rPr>
          <w:lang w:val="fr-FR"/>
        </w:rPr>
        <w:t xml:space="preserve"> Et puis ces personnes plus expérimentée, euh, est-ce que tu peux me dire, à quel niveau hiérarchique se place-t-il ? Si c’était des collèg/</w:t>
      </w:r>
    </w:p>
    <w:p w:rsidR="00102852" w:rsidRPr="005B4ED2" w:rsidRDefault="001D2A45">
      <w:pPr>
        <w:rPr>
          <w:lang w:val="fr-FR"/>
        </w:rPr>
      </w:pPr>
      <w:r>
        <w:rPr>
          <w:b/>
          <w:lang w:val="fr-FR"/>
        </w:rPr>
        <w:t>E2 :</w:t>
      </w:r>
      <w:r>
        <w:rPr>
          <w:lang w:val="fr-FR"/>
        </w:rPr>
        <w:t xml:space="preserve"> En fait, c’est pas de la vraie hiérarchie, c’était un collègue chef de salle, mais c’est paaas, hiérarchiquement, c’est pas mon chef. Les chefs de salle c’est euh, on peut le comparer au chef d’orchestre qui organise et coordonne le travail de tous les acteurs à la centrale. Après il y a aussi un petit côté flicage en surveillant le taux d’activité donc il y a un petit côté garde chiots mais il n’y a pas de relation hiérarchique, je pense que c’est qui a aidé aussi en tout cas ça a permis d’avoir cette discussion plus ouverte et parce que cette personne ne pouvait pas se sentir agressée parce que elle était en dehors la hiérarchie. Parce que si j’avais eu le même questionnement et je l’ai eu avec ma hiérarchie, c’est-à-dire mes cadres, ben tout de suite c’était vécu comme une agression, une euh, une euh, c’est-à-dire c’est comme si je l’avais pointée du doigt dans leur incapacité de gérer leurs problèmes.</w:t>
      </w:r>
    </w:p>
    <w:p w:rsidR="00102852" w:rsidRPr="005B4ED2" w:rsidRDefault="001D2A45">
      <w:pPr>
        <w:rPr>
          <w:lang w:val="fr-FR"/>
        </w:rPr>
      </w:pPr>
      <w:r>
        <w:rPr>
          <w:lang w:val="fr-FR"/>
        </w:rPr>
        <w:t>Là, il n'y avait pas ce facteur affectif personnel du tout. Donc, j'ai expérimenté par l'ancienneté, par la formation, par la connaissance du système et puis ouais, par la meilleure connaissance du fonctionnement de l’entreprise et des leviers à utiliser.</w:t>
      </w:r>
    </w:p>
    <w:p w:rsidR="00102852" w:rsidRPr="005B4ED2" w:rsidRDefault="001D2A45">
      <w:pPr>
        <w:rPr>
          <w:lang w:val="fr-FR"/>
        </w:rPr>
      </w:pPr>
      <w:r>
        <w:rPr>
          <w:b/>
          <w:lang w:val="fr-FR"/>
        </w:rPr>
        <w:t>Auteur :</w:t>
      </w:r>
      <w:r>
        <w:rPr>
          <w:lang w:val="fr-FR"/>
        </w:rPr>
        <w:t xml:space="preserve"> D'accord. Et puis, donc là, on va passer à la prochaine question. En fait, ça ressemble au petit groupe de questions que je viens de te poser, mais c'est plutôt l'inverse.</w:t>
      </w:r>
    </w:p>
    <w:p w:rsidR="00102852" w:rsidRPr="005B4ED2" w:rsidRDefault="001D2A45">
      <w:pPr>
        <w:rPr>
          <w:lang w:val="fr-FR"/>
        </w:rPr>
      </w:pPr>
      <w:r>
        <w:rPr>
          <w:lang w:val="fr-FR"/>
        </w:rPr>
        <w:t>Donc, je te la pose. Donc, à l'inverse, peux-tu partager une situation où tu t'es senti en difficulté, stressé ou démotivé ?</w:t>
      </w:r>
    </w:p>
    <w:p w:rsidR="00102852" w:rsidRPr="005B4ED2" w:rsidRDefault="001D2A45">
      <w:pPr>
        <w:rPr>
          <w:lang w:val="fr-FR"/>
        </w:rPr>
      </w:pPr>
      <w:r>
        <w:rPr>
          <w:b/>
          <w:lang w:val="fr-FR"/>
        </w:rPr>
        <w:t>E2 :</w:t>
      </w:r>
      <w:r>
        <w:rPr>
          <w:lang w:val="fr-FR"/>
        </w:rPr>
        <w:t xml:space="preserve"> Ah bah oui. Il y a encore récemment, il y a quelques mois, j'ai été en arrêt maladie. Alors, c’est pas directement dans la centrale, ça correspond quand même à ta question ?</w:t>
      </w:r>
    </w:p>
    <w:p w:rsidR="00102852" w:rsidRPr="005B4ED2" w:rsidRDefault="001D2A45">
      <w:pPr>
        <w:rPr>
          <w:lang w:val="fr-FR"/>
        </w:rPr>
      </w:pPr>
      <w:r>
        <w:rPr>
          <w:b/>
          <w:lang w:val="fr-FR"/>
        </w:rPr>
        <w:t>Auteur :</w:t>
      </w:r>
      <w:r>
        <w:rPr>
          <w:lang w:val="fr-FR"/>
        </w:rPr>
        <w:t xml:space="preserve"> Oui, oui, complètement, oui. Ok.</w:t>
      </w:r>
    </w:p>
    <w:p w:rsidR="00102852" w:rsidRPr="005B4ED2" w:rsidRDefault="001D2A45">
      <w:pPr>
        <w:rPr>
          <w:lang w:val="fr-FR"/>
        </w:rPr>
      </w:pPr>
      <w:r>
        <w:rPr>
          <w:b/>
          <w:lang w:val="fr-FR"/>
        </w:rPr>
        <w:t>E2 :</w:t>
      </w:r>
      <w:r>
        <w:rPr>
          <w:lang w:val="fr-FR"/>
        </w:rPr>
        <w:t xml:space="preserve"> Moi, j'étais, ça faisait plus d'un an que j’étais dans la centrale, je n'étais pas en arrêt, pas d’arrêt maladie. Et puis, j'ai eu un petit problème, j'ai eu un problème de santé qui m'a empêché de me rendre au travail.</w:t>
      </w:r>
    </w:p>
    <w:p w:rsidR="00102852" w:rsidRPr="005B4ED2" w:rsidRDefault="001D2A45">
      <w:pPr>
        <w:rPr>
          <w:lang w:val="fr-FR"/>
        </w:rPr>
      </w:pPr>
      <w:r>
        <w:rPr>
          <w:lang w:val="fr-FR"/>
        </w:rPr>
        <w:t xml:space="preserve">Et le médecin m'a donné cinq jours d'arrêt maladie. Et comme j’étais chez moi, pas bien, j'ai prévenu le chef de salle du jour que je ne serai pas là et que j’avais consulté. En tout cas, j'ai consulté, j'ai essayé de contacter le cadre, mais je me suis emberlificotée dans les téléphones </w:t>
        <w:lastRenderedPageBreak/>
        <w:t>avec les adjoints parce que je n’avais pas les bonnes lignes mais moi je n’en savais rien. Du coup, quand j'ai eu la consultation avec le médecin qui m'a donné cinq jours d'arrêt, je me suis dit, mince, je suis en train de mettre les collègues dans la mouise.</w:t>
      </w:r>
    </w:p>
    <w:p w:rsidR="00102852" w:rsidRPr="005B4ED2" w:rsidRDefault="001D2A45">
      <w:pPr>
        <w:rPr>
          <w:lang w:val="fr-FR"/>
        </w:rPr>
      </w:pPr>
      <w:r>
        <w:rPr>
          <w:lang w:val="fr-FR"/>
        </w:rPr>
        <w:t>Parce que, je ne serai pas, là, il y avait pas mal d'activités en temps de sous-effectifs. Je me suis dépêchée d'envoyer un e-mail avec l'arrêt, de manière à ce que, les planificateurs (cadres et service admin) soient rapidement informés pour trouver quelqu'un. Donc, le souci était vraiment d'essayer d'être réactive pour informer, pour qu'on puisse me remplacer.</w:t>
      </w:r>
    </w:p>
    <w:p w:rsidR="00102852" w:rsidRPr="005B4ED2" w:rsidRDefault="001D2A45">
      <w:pPr>
        <w:rPr>
          <w:lang w:val="fr-FR"/>
        </w:rPr>
      </w:pPr>
      <w:r>
        <w:rPr>
          <w:lang w:val="fr-FR"/>
        </w:rPr>
        <w:t>J'ai été toute contente d'avoir essayé d'être réactive, malgré mon souci de santé. Au bout d'une heure de temps, j'ai été appelée par la cheffe de service, qui m'a proprement remballé, limite plus bas de terre, pour m’expliquer que c'était honteux. Je n'avais pas suivi la procédure.</w:t>
      </w:r>
    </w:p>
    <w:p w:rsidR="00102852" w:rsidRPr="005B4ED2" w:rsidRDefault="001D2A45">
      <w:pPr>
        <w:rPr>
          <w:lang w:val="fr-FR"/>
        </w:rPr>
      </w:pPr>
      <w:r>
        <w:rPr>
          <w:lang w:val="fr-FR"/>
        </w:rPr>
        <w:t>C'était honteux de se mettre en arrêt maladie cinq jours, parce que je lui ai dit pourquoi j'étais en arrêt maladie. Je n'aurais pas dû le faire depuis, je ne ferai plus jamais, parce que je n'avais rien à cacher à mon sens. Elle m'a dit que c'était honteux d'avoir cinq jours pour ce type de pathologie, que j’aurais dû prendre deux jours, que j'aurais dû casser mon arrêt maladie, que je n'avais plus qu'à faire casser mon arrêt maladie de manière à réévaluer la situation, éventuellement, être amener à pouvoir travailler le week-end. Durant l’entretien, j'ai beau m'expliquer, expliquer ma bonne volonté, et du fait que j'étais vraiment désolée de ne pas pouvoir travailler, j'ai fini en larmes. J'ai pleuré pendant moins d'une heure. J'ai appelé les deux cadres de proximité, puisqu'on m’a reproché de ne pas les avoir rappelés.</w:t>
      </w:r>
    </w:p>
    <w:p w:rsidR="00102852" w:rsidRPr="005B4ED2" w:rsidRDefault="001D2A45">
      <w:pPr>
        <w:rPr>
          <w:lang w:val="fr-FR"/>
        </w:rPr>
      </w:pPr>
      <w:r>
        <w:rPr>
          <w:lang w:val="fr-FR"/>
        </w:rPr>
        <w:t>Je les ai appelés en me prosternant... Voilà. Je me suis sentie euh, pas reconnue euh, humiliée. Je ne suis pas une absentéiste forcenée.</w:t>
      </w:r>
    </w:p>
    <w:p w:rsidR="00102852" w:rsidRPr="005B4ED2" w:rsidRDefault="001D2A45">
      <w:pPr>
        <w:rPr>
          <w:lang w:val="fr-FR"/>
        </w:rPr>
      </w:pPr>
      <w:r>
        <w:rPr>
          <w:lang w:val="fr-FR"/>
        </w:rPr>
        <w:t>Jusque-là, je répondais présent, pas systématiquement, mais au moins 80% du temps, quand on me demandait de faire des heures sup, je les faisais pour prendre service aux collègues, voilà. À partir de ce jour-là, c'était terminé. Je ne ferais plus d'heures sup, je dirai non, tant pis pour tout le monde. Mais euh, être traitée comme ça, je trouve que c’est limite, ce n'est pas normal. Et euh, j'en suis marquée.</w:t>
      </w:r>
    </w:p>
    <w:p w:rsidR="00102852" w:rsidRPr="005B4ED2" w:rsidRDefault="001D2A45">
      <w:pPr>
        <w:rPr>
          <w:lang w:val="fr-FR"/>
        </w:rPr>
      </w:pPr>
      <w:r>
        <w:rPr>
          <w:lang w:val="fr-FR"/>
        </w:rPr>
        <w:t>Et euh, je ne l'oublierai pas.</w:t>
      </w:r>
    </w:p>
    <w:p w:rsidR="00102852" w:rsidRPr="005B4ED2" w:rsidRDefault="001D2A45">
      <w:pPr>
        <w:rPr>
          <w:lang w:val="fr-FR"/>
        </w:rPr>
      </w:pPr>
      <w:r>
        <w:rPr>
          <w:b/>
          <w:lang w:val="fr-FR"/>
        </w:rPr>
        <w:t>Auteur :</w:t>
      </w:r>
      <w:r>
        <w:rPr>
          <w:lang w:val="fr-FR"/>
        </w:rPr>
        <w:t xml:space="preserve"> Comment as-tu réagi face à cette situation ? Quelles ont été les émotions que tu as ressenties ?</w:t>
      </w:r>
    </w:p>
    <w:p w:rsidR="00102852" w:rsidRPr="005B4ED2" w:rsidRDefault="001D2A45">
      <w:pPr>
        <w:rPr>
          <w:lang w:val="fr-FR"/>
        </w:rPr>
      </w:pPr>
      <w:r>
        <w:rPr>
          <w:b/>
          <w:lang w:val="fr-FR"/>
        </w:rPr>
        <w:t>E2 :</w:t>
      </w:r>
      <w:r>
        <w:rPr>
          <w:lang w:val="fr-FR"/>
        </w:rPr>
        <w:t xml:space="preserve"> J'ai trouvé ça très injuste. Parce que j'étais le bon petit cheval qui disait oui à tout quoi. Je me suis sentie plumée. Le dindon de la farce.</w:t>
      </w:r>
    </w:p>
    <w:p w:rsidR="00102852" w:rsidRPr="005B4ED2" w:rsidRDefault="001D2A45">
      <w:pPr>
        <w:rPr>
          <w:lang w:val="fr-FR"/>
        </w:rPr>
      </w:pPr>
      <w:r>
        <w:rPr>
          <w:lang w:val="fr-FR"/>
        </w:rPr>
        <w:t>C’est-à-dire que je n’attendais pas qu’on me dise merci, qu’on se prosterne devant moi mais qu’on tape en permanence, enfin qu’on me tape derrière le dos. Pour une fois que j'étais malade quoi !</w:t>
      </w:r>
    </w:p>
    <w:p w:rsidR="00102852" w:rsidRPr="005B4ED2" w:rsidRDefault="001D2A45">
      <w:pPr>
        <w:rPr>
          <w:lang w:val="fr-FR"/>
        </w:rPr>
      </w:pPr>
      <w:r>
        <w:rPr>
          <w:lang w:val="fr-FR"/>
        </w:rPr>
        <w:t>Je ne sais pas ce que j'ai fait de mal d’ailleurs. Et quant à la procédure, se faire tenser vertement comme ça euh, parce que je n’ai pas annoncé en temps et en heure.</w:t>
      </w:r>
    </w:p>
    <w:p w:rsidR="00102852" w:rsidRPr="005B4ED2" w:rsidRDefault="001D2A45">
      <w:pPr>
        <w:rPr>
          <w:lang w:val="fr-FR"/>
        </w:rPr>
      </w:pPr>
      <w:r>
        <w:rPr>
          <w:lang w:val="fr-FR"/>
        </w:rPr>
        <w:t xml:space="preserve">En fait, ce qui m'a été reproché, c'est que j’aurais dû qu’avant de téléphoner à mon médecin, je devais téléphoner à mon cadre de proximité pour qu’il m’explique qu'il ne fallait pas que je prenne un arrêt maladie trop long étant donné ma pathologie. Il fallait me coacher avant que </w:t>
        <w:lastRenderedPageBreak/>
        <w:t>j'aille en maladie. Encore maintenant, j'en parle de manière excessivement euh, je le sens, ça m'impacte encore. C'est de l'injustice. Au départ, j'ai pleuré.</w:t>
      </w:r>
    </w:p>
    <w:p w:rsidR="00102852" w:rsidRPr="005B4ED2" w:rsidRDefault="001D2A45">
      <w:pPr>
        <w:rPr>
          <w:lang w:val="fr-FR"/>
        </w:rPr>
      </w:pPr>
      <w:r>
        <w:rPr>
          <w:lang w:val="fr-FR"/>
        </w:rPr>
        <w:t>Je me suis sentie coupable. Maintenant, j'ai de la colère. Colère, injustice et c'est démotivant.</w:t>
      </w:r>
    </w:p>
    <w:p w:rsidR="00102852" w:rsidRPr="005B4ED2" w:rsidRDefault="001D2A45">
      <w:pPr>
        <w:rPr>
          <w:lang w:val="fr-FR"/>
        </w:rPr>
      </w:pPr>
      <w:r>
        <w:rPr>
          <w:b/>
          <w:lang w:val="fr-FR"/>
        </w:rPr>
        <w:t>Auteur :</w:t>
      </w:r>
      <w:r>
        <w:rPr>
          <w:lang w:val="fr-FR"/>
        </w:rPr>
        <w:t xml:space="preserve"> Alors, selon toi, quels facteurs, donc ça peut être organisationnel, personnel managérial ont contribué à ce moment difficile ?</w:t>
      </w:r>
    </w:p>
    <w:p w:rsidR="00102852" w:rsidRPr="005B4ED2" w:rsidRDefault="001D2A45">
      <w:pPr>
        <w:rPr>
          <w:lang w:val="fr-FR"/>
        </w:rPr>
      </w:pPr>
      <w:r>
        <w:rPr>
          <w:b/>
          <w:lang w:val="fr-FR"/>
        </w:rPr>
        <w:t>E2 :</w:t>
      </w:r>
      <w:r>
        <w:rPr>
          <w:lang w:val="fr-FR"/>
        </w:rPr>
        <w:t xml:space="preserve"> Alors la première chose, c'est qu'effectivement, je n'ai pas suivi totalement la procédure parce que je n'ai pas eu le cadre de proximité parce que j’ai vu nulle part qu’il fallait appeler son cadre de proximité avant d’appeler son médecin. Euh, en plus, c’est de ma faute, je ne sais pas pourquoi je n'aurais jamais dû répondre au téléphone.</w:t>
      </w:r>
    </w:p>
    <w:p w:rsidR="00102852" w:rsidRPr="005B4ED2" w:rsidRDefault="001D2A45">
      <w:pPr>
        <w:rPr>
          <w:lang w:val="fr-FR"/>
        </w:rPr>
      </w:pPr>
      <w:r>
        <w:rPr>
          <w:lang w:val="fr-FR"/>
        </w:rPr>
        <w:t>J'étais malade je ne vois pas pourquoi j'ai répondu. Parce que j’avais fait ma partie administrative.</w:t>
      </w:r>
    </w:p>
    <w:p w:rsidR="00102852" w:rsidRPr="005B4ED2" w:rsidRDefault="001D2A45">
      <w:pPr>
        <w:rPr>
          <w:lang w:val="fr-FR"/>
        </w:rPr>
      </w:pPr>
      <w:r>
        <w:rPr>
          <w:lang w:val="fr-FR"/>
        </w:rPr>
        <w:t>J'avais laissé la trace orale et écrite de mon arrêt. Donc j'ai commis des erreurs. Après, je pense que c'est une… Je pense que d’un point de vue… Je ne sais pas si c'est managérial, je ne suis pas qualifiée, mais je trouve qu’il y a une méconnaissance totale de la.. de la façon donc il y a le management et il y a aussi l'accompagnement. Il y a aussi euh… la connaissance de la gestion d'un personnel quoi.</w:t>
      </w:r>
    </w:p>
    <w:p w:rsidR="00102852" w:rsidRPr="005B4ED2" w:rsidRDefault="001D2A45">
      <w:pPr>
        <w:rPr>
          <w:lang w:val="fr-FR"/>
        </w:rPr>
      </w:pPr>
      <w:r>
        <w:rPr>
          <w:lang w:val="fr-FR"/>
        </w:rPr>
        <w:t>Je préfère faire face à quelqu'un de froid, mais qui soit honnête et juste que quelqu'un qui n'a pas été juste avec moi et qui a été un petit despote et qui a fait jouer le poids de son statut hiérarchique et qui m'écrasait. Donc euh, je pense que j'ai été face à Une personne qui ne sait pas gérer une équipe.</w:t>
      </w:r>
    </w:p>
    <w:p w:rsidR="00102852" w:rsidRPr="005B4ED2" w:rsidRDefault="001D2A45">
      <w:pPr>
        <w:rPr>
          <w:lang w:val="fr-FR"/>
        </w:rPr>
      </w:pPr>
      <w:r>
        <w:rPr>
          <w:lang w:val="fr-FR"/>
        </w:rPr>
        <w:t>Alors, j'ai eu à gérer des équipes alors de toutes petites équipes. Et on ne gère pas comme ça. En tout cas, ce n'est pas comme ça qu'on tire vers le haut.</w:t>
      </w:r>
    </w:p>
    <w:p w:rsidR="00102852" w:rsidRPr="005B4ED2" w:rsidRDefault="001D2A45">
      <w:pPr>
        <w:rPr>
          <w:lang w:val="fr-FR"/>
        </w:rPr>
      </w:pPr>
      <w:r>
        <w:rPr>
          <w:lang w:val="fr-FR"/>
        </w:rPr>
        <w:t>J'ai eu l'impression d'avoir un despote en face de moi, un petit tyran. Je pense que quelqu'un qui a un statut hiérarchique et l'y met comme ça, il y a un problème.</w:t>
      </w:r>
    </w:p>
    <w:p w:rsidR="00102852" w:rsidRPr="005B4ED2" w:rsidRDefault="001D2A45">
      <w:pPr>
        <w:rPr>
          <w:lang w:val="fr-FR"/>
        </w:rPr>
      </w:pPr>
      <w:r>
        <w:rPr>
          <w:lang w:val="fr-FR"/>
        </w:rPr>
        <w:t>Un problème ou personnel, je ne sais rien, mais peut-être de manque de formation dans la gestion de son personnel. Ce n'est pas possible pour nous. On ne gère pas comme ça.</w:t>
      </w:r>
    </w:p>
    <w:p w:rsidR="00102852" w:rsidRPr="005B4ED2" w:rsidRDefault="001D2A45">
      <w:pPr>
        <w:rPr>
          <w:lang w:val="fr-FR"/>
        </w:rPr>
      </w:pPr>
      <w:r>
        <w:rPr>
          <w:lang w:val="fr-FR"/>
        </w:rPr>
        <w:t>Même si j’avais à être la dernière des dernières, à être absente en permanence, en retard et tout ce qu’on veut, même comme ça, ce n'est pas comme ça qu'on doit faire. On ne doit pas faire comme ça. Ce n'est pas normal.</w:t>
      </w:r>
    </w:p>
    <w:p w:rsidR="00102852" w:rsidRPr="005B4ED2" w:rsidRDefault="001D2A45">
      <w:pPr>
        <w:rPr>
          <w:lang w:val="fr-FR"/>
        </w:rPr>
      </w:pPr>
      <w:r>
        <w:rPr>
          <w:b/>
          <w:lang w:val="fr-FR"/>
        </w:rPr>
        <w:t>Auteur :</w:t>
      </w:r>
      <w:r>
        <w:rPr>
          <w:lang w:val="fr-FR"/>
        </w:rPr>
        <w:t xml:space="preserve"> Est-ce que tu as d’autres, alors de la même manière, tu peux répondre par oui ou par non, il n’y a pas de souci, est-ce que tu souhaites partager une situation où tu t’es sentie en difficulté, stressée ou démotivée ou tu préfères passer à la prochaine question ?</w:t>
      </w:r>
    </w:p>
    <w:p w:rsidR="00102852" w:rsidRPr="005B4ED2" w:rsidRDefault="001D2A45">
      <w:pPr>
        <w:rPr>
          <w:lang w:val="fr-FR"/>
        </w:rPr>
      </w:pPr>
      <w:r>
        <w:rPr>
          <w:b/>
          <w:lang w:val="fr-FR"/>
        </w:rPr>
        <w:t>E2 :</w:t>
      </w:r>
      <w:r>
        <w:rPr>
          <w:lang w:val="fr-FR"/>
        </w:rPr>
        <w:t xml:space="preserve"> Il y a des situations où ça m’est arrivé de me sentir démotivée quant à la période où il y a plein d'appels au mois de décembre, janvier. Tu prends les appels en enfilade et de temps en temps, tu pauses, parce que tu sais même plus quelles questions tu as posé à la personne au dernier appel, où tu en es.</w:t>
      </w:r>
    </w:p>
    <w:p w:rsidR="00102852" w:rsidRPr="005B4ED2" w:rsidRDefault="001D2A45">
      <w:pPr>
        <w:rPr>
          <w:lang w:val="fr-FR"/>
        </w:rPr>
      </w:pPr>
      <w:r>
        <w:rPr>
          <w:lang w:val="fr-FR"/>
        </w:rPr>
        <w:t>Tu pauses un petit peu et t’as le chef de salle qui vient te reprocher de ne pas faire des chiffres, je trouve ça euh, c'est pareil. Des petits despotes comme ça, je n'aime pas du tout.</w:t>
      </w:r>
    </w:p>
    <w:p w:rsidR="00102852" w:rsidRPr="005B4ED2" w:rsidRDefault="001D2A45">
      <w:pPr>
        <w:rPr>
          <w:lang w:val="fr-FR"/>
        </w:rPr>
      </w:pPr>
      <w:r>
        <w:rPr>
          <w:lang w:val="fr-FR"/>
        </w:rPr>
        <w:lastRenderedPageBreak/>
        <w:t>Parce que ce n’est pas en venant derrière moi et en me disant que je vais aller plus vite ou mieux. Si à un moment donné, je veux dire, se faire confiance. Et puis s’il faut recadrer les gens, je ne pense pas que ce soit en courant derrière que ça va aller mieux.</w:t>
      </w:r>
    </w:p>
    <w:p w:rsidR="00102852" w:rsidRPr="005B4ED2" w:rsidRDefault="001D2A45">
      <w:pPr>
        <w:rPr>
          <w:lang w:val="fr-FR"/>
        </w:rPr>
      </w:pPr>
      <w:r>
        <w:rPr>
          <w:lang w:val="fr-FR"/>
        </w:rPr>
        <w:t>Il y a eu des situations où en tant que formatrice, je formais quelqu'un et après je fais des appels et des débriefings pour apprendre aux gens et on m’a reproché que ça suffisait de discuter qu’il fallait prendre des appels. On n’était pas en train de discuter de nos dernières vacances, on était en train de discuter du dernier appel de la problématique et de l’orientation.</w:t>
      </w:r>
    </w:p>
    <w:p w:rsidR="00102852" w:rsidRPr="005B4ED2" w:rsidRDefault="001D2A45">
      <w:pPr>
        <w:rPr>
          <w:lang w:val="fr-FR"/>
        </w:rPr>
      </w:pPr>
      <w:r>
        <w:rPr>
          <w:lang w:val="fr-FR"/>
        </w:rPr>
        <w:t>Je sais bien qu'il faut que je fasse du chiffre. Je pense que ce chef de salle là, cette personne-là, le fait qu'elle ait une pression, qu'elle peut jaillir sur nous, ce n'est pas normal.</w:t>
      </w:r>
    </w:p>
    <w:p w:rsidR="00102852" w:rsidRPr="005B4ED2" w:rsidRDefault="001D2A45">
      <w:pPr>
        <w:rPr>
          <w:lang w:val="fr-FR"/>
        </w:rPr>
      </w:pPr>
      <w:r>
        <w:rPr>
          <w:lang w:val="fr-FR"/>
        </w:rPr>
        <w:t>Et ça, ça me met en colère. Ça me met toujours en colère.</w:t>
      </w:r>
    </w:p>
    <w:p w:rsidR="00102852" w:rsidRPr="005B4ED2" w:rsidRDefault="001D2A45">
      <w:pPr>
        <w:rPr>
          <w:lang w:val="fr-FR"/>
        </w:rPr>
      </w:pPr>
      <w:r>
        <w:rPr>
          <w:b/>
          <w:lang w:val="fr-FR"/>
        </w:rPr>
        <w:t>Auteur :</w:t>
      </w:r>
      <w:r>
        <w:rPr>
          <w:lang w:val="fr-FR"/>
        </w:rPr>
        <w:t xml:space="preserve"> Comment as-tu réagi et quelles ont été les émotions que tu as ressenties ?</w:t>
      </w:r>
    </w:p>
    <w:p w:rsidR="00102852" w:rsidRPr="005B4ED2" w:rsidRDefault="001D2A45">
      <w:pPr>
        <w:rPr>
          <w:lang w:val="fr-FR"/>
        </w:rPr>
      </w:pPr>
      <w:r>
        <w:rPr>
          <w:b/>
          <w:lang w:val="fr-FR"/>
        </w:rPr>
        <w:t>E2 :</w:t>
      </w:r>
      <w:r>
        <w:rPr>
          <w:lang w:val="fr-FR"/>
        </w:rPr>
        <w:t xml:space="preserve"> Comment j'ai réagi ? J’ai dit écoute, on est en train de travailler. J'ai répondu oui, mais la priorité c'est de prendre des appels.</w:t>
      </w:r>
    </w:p>
    <w:p w:rsidR="00102852" w:rsidRPr="005B4ED2" w:rsidRDefault="001D2A45">
      <w:pPr>
        <w:rPr>
          <w:lang w:val="fr-FR"/>
        </w:rPr>
      </w:pPr>
      <w:r>
        <w:rPr>
          <w:lang w:val="fr-FR"/>
        </w:rPr>
        <w:t>C'est une vision à court terme et à moyen. Mais à long terme, il faut que l’on soit plus nombreux. On ne peut pas prendre plus d'appels. Si tu as une vision à court terme, c'est que je prenne plus d'appels.</w:t>
      </w:r>
    </w:p>
    <w:p w:rsidR="00102852" w:rsidRPr="005B4ED2" w:rsidRDefault="001D2A45">
      <w:pPr>
        <w:rPr>
          <w:lang w:val="fr-FR"/>
        </w:rPr>
      </w:pPr>
      <w:r>
        <w:rPr>
          <w:lang w:val="fr-FR"/>
        </w:rPr>
        <w:t>Ma vision à long terme, c'est qu'on ait un collaborateur autonome qui puisse être formé, prendre le temps nécessaire pour nécessaire pour former correctement. Je me suis braquée et j'ai répondu. Mais ça s'est réitéré.</w:t>
      </w:r>
    </w:p>
    <w:p w:rsidR="00102852" w:rsidRPr="005B4ED2" w:rsidRDefault="001D2A45">
      <w:pPr>
        <w:rPr>
          <w:lang w:val="fr-FR"/>
        </w:rPr>
      </w:pPr>
      <w:r>
        <w:rPr>
          <w:lang w:val="fr-FR"/>
        </w:rPr>
        <w:t>J'ai dit que ça ne servait à rien. De plus, ce qui m'a gênée, c'est que la personne qui était en train d'être formée s'est sentie prise entre deux feux et terriblement gênée, ce qui n'est pas normal. On n'a pas à montrer ce genre de choses face à quelqu'un qui n'est pas collaborateur et qui ne peut pas se sentir pris entre deux feux.</w:t>
      </w:r>
    </w:p>
    <w:p w:rsidR="00102852" w:rsidRPr="005B4ED2" w:rsidRDefault="001D2A45">
      <w:pPr>
        <w:rPr>
          <w:lang w:val="fr-FR"/>
        </w:rPr>
      </w:pPr>
      <w:r>
        <w:rPr>
          <w:lang w:val="fr-FR"/>
        </w:rPr>
        <w:t>Souvent, les collaborateurs nous disent qu'on n'a pas le temps de nous écouter quand il y a trop d’appels et ou de nous faire prendre des appels parce qu'on nous dit qu'on ralentit ou qu'on ne fait d'appels pédiatriques parce qu'on est validés qu’en appels adultes et qu'on va seulement des appels adultes pour permettre de prendre plus d’appels adultes. Ce n'est pas normal. Ils sont là pour être formés, ils ne sont pas là pour boucher les trous.</w:t>
      </w:r>
    </w:p>
    <w:p w:rsidR="00102852" w:rsidRPr="005B4ED2" w:rsidRDefault="001D2A45">
      <w:pPr>
        <w:rPr>
          <w:lang w:val="fr-FR"/>
        </w:rPr>
      </w:pPr>
      <w:r>
        <w:rPr>
          <w:lang w:val="fr-FR"/>
        </w:rPr>
        <w:t>Ça peut durer une heure, mais sur une journée, ce n'est pas normal. Moi, ça m'est arrivé. Sur une journée entière, je vais prendre l'appel de la pédiatrie.</w:t>
      </w:r>
    </w:p>
    <w:p w:rsidR="00102852" w:rsidRPr="005B4ED2" w:rsidRDefault="001D2A45">
      <w:pPr>
        <w:rPr>
          <w:lang w:val="fr-FR"/>
        </w:rPr>
      </w:pPr>
      <w:r>
        <w:rPr>
          <w:lang w:val="fr-FR"/>
        </w:rPr>
        <w:t>Ça m’est arrivé durant ma formation, j'ai fait toute la journée à prendre de l'adulte parce qu'il y avait beaucoup d'appels. Quand j'ai eu mon premier coaching pédiatrique (avec un médecin formateur), je me suis sentie vachement stressée. J'avais pris une pression de fou parce que je n'avais pas pu prendre d'appel pédiatrique avec la collègue avec qui j'étais en doublure. Ce n'est pas normal.</w:t>
      </w:r>
    </w:p>
    <w:p w:rsidR="00102852" w:rsidRPr="005B4ED2" w:rsidRDefault="001D2A45">
      <w:pPr>
        <w:rPr>
          <w:lang w:val="fr-FR"/>
        </w:rPr>
      </w:pPr>
      <w:r>
        <w:rPr>
          <w:b/>
          <w:lang w:val="fr-FR"/>
        </w:rPr>
        <w:t>Auteur :</w:t>
      </w:r>
      <w:r>
        <w:rPr>
          <w:lang w:val="fr-FR"/>
        </w:rPr>
        <w:t xml:space="preserve"> Et puis, quels facteurs ont contribué à ce moment difficile ? Encore une fois, ça peut être personnel, organisationnel, managériaux ou autre d'ailleurs.</w:t>
      </w:r>
    </w:p>
    <w:p w:rsidR="00102852" w:rsidRPr="005B4ED2" w:rsidRDefault="001D2A45">
      <w:pPr>
        <w:rPr>
          <w:lang w:val="fr-FR"/>
        </w:rPr>
      </w:pPr>
      <w:r>
        <w:rPr>
          <w:b/>
          <w:lang w:val="fr-FR"/>
        </w:rPr>
        <w:lastRenderedPageBreak/>
        <w:t>E2 :</w:t>
      </w:r>
      <w:r>
        <w:rPr>
          <w:lang w:val="fr-FR"/>
        </w:rPr>
        <w:t xml:space="preserve"> Personnel, déjà, j’annonce la couleur. Je vais voir le chef de salle quand j'ai un informe de quelqu'un qui est en formation. Aussi quand je ne suis lente, vraiment pas bien, fatiguée et que je n'en peux plus pour prendre des appels, ça va pour les deux.</w:t>
      </w:r>
    </w:p>
    <w:p w:rsidR="00102852" w:rsidRPr="005B4ED2" w:rsidRDefault="001D2A45">
      <w:pPr>
        <w:rPr>
          <w:lang w:val="fr-FR"/>
        </w:rPr>
      </w:pPr>
      <w:r>
        <w:rPr>
          <w:lang w:val="fr-FR"/>
        </w:rPr>
        <w:t>Quand je suis trop fatiguée, je vais dire au chef de salle « Écoute, ne sois pas surpris, ce n'est pas que je ne veux rien faire, mais je n'en peux plus, je sature. Donc, je prends cinq minutes, pas de pause. Je n’enchaîne plus les appels parce que j'ai peur de commettre des erreurs, voilà.</w:t>
      </w:r>
    </w:p>
    <w:p w:rsidR="00102852" w:rsidRPr="005B4ED2" w:rsidRDefault="001D2A45">
      <w:pPr>
        <w:rPr>
          <w:lang w:val="fr-FR"/>
        </w:rPr>
      </w:pPr>
      <w:r>
        <w:rPr>
          <w:lang w:val="fr-FR"/>
        </w:rPr>
        <w:t>Et puis, quand j'ai quelqu'un en formation, pareil, je vais dire au chef de salle « Voilà comment je peux m'organiser. C'est comme ça, comme ça, comme ça. » Et si le chef de salle me dit « Oui, mais »… [Je lui réponds] « Ecoute c'est comme ça ». Et évidemment, s'il y a des appels, je rebascule et on rebascule. Donc, j'annonce la couleur d'emblée, ce qui me permet de poser des choses.</w:t>
      </w:r>
    </w:p>
    <w:p w:rsidR="00102852" w:rsidRPr="005B4ED2" w:rsidRDefault="001D2A45">
      <w:pPr>
        <w:rPr>
          <w:lang w:val="fr-FR"/>
        </w:rPr>
      </w:pPr>
      <w:r>
        <w:rPr>
          <w:lang w:val="fr-FR"/>
        </w:rPr>
        <w:t>La communication est sans doute la clé. Et puis après, la problématique, c'est que d'un point de vue institutionnel, c'est qu’on me demande de former des gens. Mais en réalité, c'est très informel pour le moment encore.</w:t>
      </w:r>
    </w:p>
    <w:p w:rsidR="00102852" w:rsidRPr="005B4ED2" w:rsidRDefault="001D2A45">
      <w:pPr>
        <w:rPr>
          <w:lang w:val="fr-FR"/>
        </w:rPr>
      </w:pPr>
      <w:r>
        <w:rPr>
          <w:lang w:val="fr-FR"/>
        </w:rPr>
        <w:t>Et la priorité, c'est le chiffre, le chiffre, le chiffre. Et ça me dérange un peu. On voit qu’on ne connaît que cette vision à court terme.</w:t>
      </w:r>
    </w:p>
    <w:p w:rsidR="00102852" w:rsidRPr="005B4ED2" w:rsidRDefault="001D2A45">
      <w:pPr>
        <w:rPr>
          <w:lang w:val="fr-FR"/>
        </w:rPr>
      </w:pPr>
      <w:r>
        <w:rPr>
          <w:lang w:val="fr-FR"/>
        </w:rPr>
        <w:t>On nous dit « Oui c'est super. Vous avez 90% d'appels pris. » Oui, mais le collègue qui devait écouter de la pédiatrie, il n'a pas pu.</w:t>
      </w:r>
    </w:p>
    <w:p w:rsidR="00102852" w:rsidRPr="005B4ED2" w:rsidRDefault="001D2A45">
      <w:pPr>
        <w:rPr>
          <w:lang w:val="fr-FR"/>
        </w:rPr>
      </w:pPr>
      <w:r>
        <w:rPr>
          <w:lang w:val="fr-FR"/>
        </w:rPr>
        <w:t>Donc, ça, tu vois, ça me dérange. Donc, je trouve que d'un point de vue, c'est visuel. Mais par contre, en tant que formateur, je fais remonter ça maintenant.</w:t>
      </w:r>
    </w:p>
    <w:p w:rsidR="00102852" w:rsidRPr="005B4ED2" w:rsidRDefault="001D2A45">
      <w:pPr>
        <w:rPr>
          <w:lang w:val="fr-FR"/>
        </w:rPr>
      </w:pPr>
      <w:r>
        <w:rPr>
          <w:lang w:val="fr-FR"/>
        </w:rPr>
        <w:t>Je le fais remonter et je plaide pour que ce soit autrement. Je ne me contente pas d'eux.</w:t>
      </w:r>
    </w:p>
    <w:p w:rsidR="00102852" w:rsidRPr="005B4ED2" w:rsidRDefault="001D2A45">
      <w:pPr>
        <w:rPr>
          <w:lang w:val="fr-FR"/>
        </w:rPr>
      </w:pPr>
      <w:r>
        <w:rPr>
          <w:lang w:val="fr-FR"/>
        </w:rPr>
        <w:t>Alors, je suis utopiste parce que je ne sais pas si ça fonctionne. Mais au moins, je verbalise mes mécontentements parce que si c'est juste pour râler dans mon coin et discréditer tout le monde en cassant du suivi sur le fonctionnement avec Pierre-Paul Jacques, si je n’agis pas, autant que je parte ou que je me taise. Donc, j'essaie modestement d'en parler, de faire remonter la chute.</w:t>
      </w:r>
    </w:p>
    <w:p w:rsidR="00102852" w:rsidRPr="005B4ED2" w:rsidRDefault="001D2A45">
      <w:pPr>
        <w:rPr>
          <w:lang w:val="fr-FR"/>
        </w:rPr>
      </w:pPr>
      <w:r>
        <w:rPr>
          <w:lang w:val="fr-FR"/>
        </w:rPr>
        <w:t>Voilà. Mais il y a un problème institutionnel. On ne valorise pas.</w:t>
      </w:r>
    </w:p>
    <w:p w:rsidR="00102852" w:rsidRPr="005B4ED2" w:rsidRDefault="001D2A45">
      <w:pPr>
        <w:rPr>
          <w:lang w:val="fr-FR"/>
        </w:rPr>
      </w:pPr>
      <w:r>
        <w:rPr>
          <w:lang w:val="fr-FR"/>
        </w:rPr>
        <w:t>On ne laisse pas le temps. J'ai l'impression, des fois, qu’on fait à la chaîne, les temps modernes de notre... on devient un peu comme ça je crois.</w:t>
      </w:r>
    </w:p>
    <w:p w:rsidR="00102852" w:rsidRPr="005B4ED2" w:rsidRDefault="001D2A45">
      <w:pPr>
        <w:rPr>
          <w:lang w:val="fr-FR"/>
        </w:rPr>
      </w:pPr>
      <w:r>
        <w:rPr>
          <w:b/>
          <w:lang w:val="fr-FR"/>
        </w:rPr>
        <w:t>Auteur :</w:t>
      </w:r>
      <w:r>
        <w:rPr>
          <w:lang w:val="fr-FR"/>
        </w:rPr>
        <w:t xml:space="preserve"> Donc, du coup, est-ce que tu peux me dire si au niveau des chefs de salles, il y a... Si tu retrouves un petit peu les mêmes logiques, les mêmes comportements, la même... On va dire les mêmes procédés.</w:t>
      </w:r>
    </w:p>
    <w:p w:rsidR="00102852" w:rsidRPr="005B4ED2" w:rsidRDefault="001D2A45">
      <w:pPr>
        <w:rPr>
          <w:lang w:val="fr-FR"/>
        </w:rPr>
      </w:pPr>
      <w:r>
        <w:rPr>
          <w:b/>
          <w:lang w:val="fr-FR"/>
        </w:rPr>
        <w:t>E2 :</w:t>
      </w:r>
      <w:r>
        <w:rPr>
          <w:lang w:val="fr-FR"/>
        </w:rPr>
        <w:t xml:space="preserve"> Alors, en fait, non. Alors, de toute façon, je pense qu'on ne peut travailler que comme on est. On ne peut pas faire fit de notre personnalité.</w:t>
      </w:r>
    </w:p>
    <w:p w:rsidR="00102852" w:rsidRPr="005B4ED2" w:rsidRDefault="001D2A45">
      <w:pPr>
        <w:rPr>
          <w:lang w:val="fr-FR"/>
        </w:rPr>
      </w:pPr>
      <w:r>
        <w:rPr>
          <w:lang w:val="fr-FR"/>
        </w:rPr>
        <w:t>On ne peut pas demander aux gens d'être des robots, et ça serait très triste et très moche. Donc, qu’il y ait des différences liées à des types de personnalités différentes. C'est normal.</w:t>
      </w:r>
    </w:p>
    <w:p w:rsidR="00102852" w:rsidRPr="005B4ED2" w:rsidRDefault="001D2A45">
      <w:pPr>
        <w:rPr>
          <w:lang w:val="fr-FR"/>
        </w:rPr>
      </w:pPr>
      <w:r>
        <w:rPr>
          <w:lang w:val="fr-FR"/>
        </w:rPr>
        <w:t>Il y a des gens qui ont appris à côté, d'autres moins, des gens plus renfermés d’autres plus extravertie. Après, il y a des types de gestion des tâches du chef de salle qui sont très différentes.</w:t>
      </w:r>
    </w:p>
    <w:p w:rsidR="00102852" w:rsidRPr="005B4ED2" w:rsidRDefault="001D2A45">
      <w:pPr>
        <w:rPr>
          <w:lang w:val="fr-FR"/>
        </w:rPr>
      </w:pPr>
      <w:r>
        <w:rPr>
          <w:lang w:val="fr-FR"/>
        </w:rPr>
        <w:lastRenderedPageBreak/>
        <w:t>Qui sont plutôt stressés par la hiérarchie. Et qui, du coup, transmettent le stress. On a eu une collègue qui était chef de salle.</w:t>
      </w:r>
    </w:p>
    <w:p w:rsidR="00102852" w:rsidRPr="005B4ED2" w:rsidRDefault="001D2A45">
      <w:pPr>
        <w:rPr>
          <w:lang w:val="fr-FR"/>
        </w:rPr>
      </w:pPr>
      <w:r>
        <w:rPr>
          <w:lang w:val="fr-FR"/>
        </w:rPr>
        <w:t>Elle a eu un appel un week-end d'un cadre de proximité qui lui signalait qu'il avait regardé, un week-end, le nombre de personnes qui étaient en pause, et qu'il y avait eu trois personnes en même temps en pause, que c'était inadmissible. Sauf que, d'un point de vue pratico-pratique, il y avait zéro patient en attente, et qu'on était au moins six régulateurs, sans compter des chefs de salle. C'était totalement inadéquat, mais la cheffe de salle a été stressée.</w:t>
      </w:r>
    </w:p>
    <w:p w:rsidR="00102852" w:rsidRPr="005B4ED2" w:rsidRDefault="001D2A45">
      <w:pPr>
        <w:rPr>
          <w:lang w:val="fr-FR"/>
        </w:rPr>
      </w:pPr>
      <w:r>
        <w:rPr>
          <w:lang w:val="fr-FR"/>
        </w:rPr>
        <w:t>Et le fait d'avoir été stressée, ce chef de salle a été stressé tout le monde. Donc, tu as ce type de chef de salle qui stresse tout le monde. Après, tu as des chefs de salle qui sont très fliquant.</w:t>
      </w:r>
    </w:p>
    <w:p w:rsidR="00102852" w:rsidRPr="005B4ED2" w:rsidRDefault="001D2A45">
      <w:pPr>
        <w:rPr>
          <w:lang w:val="fr-FR"/>
        </w:rPr>
      </w:pPr>
      <w:r>
        <w:rPr>
          <w:lang w:val="fr-FR"/>
        </w:rPr>
        <w:t>Je pense que ça, c'est peut-être une application stricte de ça, celui de consignes qui sont peut-être passées. Je n’en sais rien, parce que je ne suis pas là quand on fait passer ces consignes. Après, tu as des chefs de salle qui sont très laissés aller, copains-copains, et les gens aiment bien d'ailleurs, mais en réalité, je pense que le manque de cadre, c'est aussi un problème.</w:t>
      </w:r>
    </w:p>
    <w:p w:rsidR="00102852" w:rsidRPr="005B4ED2" w:rsidRDefault="001D2A45">
      <w:pPr>
        <w:rPr>
          <w:lang w:val="fr-FR"/>
        </w:rPr>
      </w:pPr>
      <w:r>
        <w:rPr>
          <w:lang w:val="fr-FR"/>
        </w:rPr>
        <w:t>Après, il y a des chefs de salle dont, toi, j'apprécie particulièrement, mais je ne suis pas la seule, tout le monde apprécie ta manière d'être, parce qu'en même temps, tu cadres, tu prends des décisions, et en même temps, tu es bienveillant à l'écoute, tu es souriant, tu n’envoies pas péter, « oui, c'est bon, j'ai pas le temps, qu'est-ce que tu as fait ? », alors qu’il y en a d’autres qui se permettent de parler comme ça. Voilà, c'est très agréable. On n’a pas un profil de chef de salle identique du tout, du tout, c'est très rigolo, parce que pour moi, j'ai vraiment l'impression de voir plusieurs jobs différents à chaque fois.</w:t>
      </w:r>
    </w:p>
    <w:p w:rsidR="00102852" w:rsidRPr="005B4ED2" w:rsidRDefault="001D2A45">
      <w:pPr>
        <w:rPr>
          <w:lang w:val="fr-FR"/>
        </w:rPr>
      </w:pPr>
      <w:r>
        <w:rPr>
          <w:lang w:val="fr-FR"/>
        </w:rPr>
        <w:t>Heureusement que je sais un petit peu ce que fait le chef de salle, parce que sinon, pour chaque personne, c'est autrement. Pourquoi, je ne sais pas, au-delà de la personnalité, je crois, pardon, mais qu’il y a un déficit de formation, sur les tâches qui ne sont pas purement des tâches administratives. Je pense qu'au niveau à administratifs, vous êtes tous pareils, vous faites ça super bien, mais je pense qu'en termes de gestion d'une équipe, je ne sais pas combien sont formés dans les chefs de salle, mais on n'en a vu pas des masses, et ça se ressent vachement.</w:t>
      </w:r>
    </w:p>
    <w:p w:rsidR="00102852" w:rsidRPr="005B4ED2" w:rsidRDefault="001D2A45">
      <w:pPr>
        <w:rPr>
          <w:lang w:val="fr-FR"/>
        </w:rPr>
      </w:pPr>
      <w:r>
        <w:rPr>
          <w:b/>
          <w:lang w:val="fr-FR"/>
        </w:rPr>
        <w:t>Auteur :</w:t>
      </w:r>
      <w:r>
        <w:rPr>
          <w:lang w:val="fr-FR"/>
        </w:rPr>
        <w:t xml:space="preserve"> Et puis, on passe à la prochaine question. Dans ces situations, donc positives ou négatives, quelles ressources ou quel soutien t'ont été particulièrement utiles ? Si tu veux, on peut y aller par étape.</w:t>
      </w:r>
    </w:p>
    <w:p w:rsidR="00102852" w:rsidRPr="005B4ED2" w:rsidRDefault="001D2A45">
      <w:pPr>
        <w:rPr>
          <w:lang w:val="fr-FR"/>
        </w:rPr>
      </w:pPr>
      <w:r>
        <w:rPr>
          <w:lang w:val="fr-FR"/>
        </w:rPr>
        <w:t>Au niveau des ressources personnelles, qu'est-ce qui t'a été particulièrement utile ? Ça peut être tes compétences, ton expérience, ce qui m'aide, personnellement, c'est mon expérience qui est une aide.</w:t>
      </w:r>
    </w:p>
    <w:p w:rsidR="00102852" w:rsidRPr="005B4ED2" w:rsidRDefault="001D2A45">
      <w:pPr>
        <w:rPr>
          <w:lang w:val="fr-FR"/>
        </w:rPr>
      </w:pPr>
      <w:r>
        <w:rPr>
          <w:b/>
          <w:lang w:val="fr-FR"/>
        </w:rPr>
        <w:t>E2 :</w:t>
      </w:r>
      <w:r>
        <w:rPr>
          <w:lang w:val="fr-FR"/>
        </w:rPr>
        <w:t xml:space="preserve"> Ce qui m’aide, personnellement, c’est mon expérience, c’est-à-dire que j'ai roulé ma poste et les problèmes que j'ai eu partout dans le monde, j'ai travaillé dans des milieux très différents, dans des mondes différents, et du coup, j'ai dû me confronter à tellement de choses différentes que ça a changé mes perceptions, mes manières d'analyser, de réagir et d'interagir. Après, dans mes ressources personnelles, j'ai une très bonne amie avec qui je vide mon sac. Quand je rentre, ça aide beaucoup parce que je pense qu'on a besoin d'extérioriser.</w:t>
      </w:r>
    </w:p>
    <w:p w:rsidR="00102852" w:rsidRPr="005B4ED2" w:rsidRDefault="001D2A45">
      <w:pPr>
        <w:rPr>
          <w:lang w:val="fr-FR"/>
        </w:rPr>
      </w:pPr>
      <w:r>
        <w:rPr>
          <w:lang w:val="fr-FR"/>
        </w:rPr>
        <w:t xml:space="preserve">Après, au niveau professionnel, j'évite de m'épancher, je parle peu, parce que j'ai très peur que ce que je dis soit utilisé contre moi et soit mal interprété, parce qu'on a quelques bons cancans </w:t>
        <w:lastRenderedPageBreak/>
        <w:t>dans la centrale, et ça me dérange profondément. Je sais qu'il y a quelques personnes sur qui je peux m’appuyer, qui ne vont pas à colporter, qui ne vont pas aller raconter et qui vont être aidants. Et pas juste dans la critique détruire pour détruire. Tu fais partie de ces gens-là, je ne dis pas ça pour te flatter [Auteur], parce que c'est vrai.</w:t>
      </w:r>
    </w:p>
    <w:p w:rsidR="00102852" w:rsidRPr="005B4ED2" w:rsidRDefault="001D2A45">
      <w:pPr>
        <w:rPr>
          <w:lang w:val="fr-FR"/>
        </w:rPr>
      </w:pPr>
      <w:r>
        <w:rPr>
          <w:lang w:val="fr-FR"/>
        </w:rPr>
        <w:t>Je sais que ce n'est pas euh, tu n’as pas de mauvaise pensée. Ton objectif c’est que ça se passe bien et de conseiller. Tu vois les travers, puis tu as de l'expérience.</w:t>
      </w:r>
    </w:p>
    <w:p w:rsidR="00102852" w:rsidRPr="005B4ED2" w:rsidRDefault="001D2A45">
      <w:pPr>
        <w:rPr>
          <w:lang w:val="fr-FR"/>
        </w:rPr>
      </w:pPr>
      <w:r>
        <w:rPr>
          <w:lang w:val="fr-FR"/>
        </w:rPr>
        <w:t>Moi, ça ne fait pas si longtemps que ça que je suis dans la centrale. Après, ce qui m'aide aussi, c'est que j'ai fait une... J'avais démarré mon master en leadership et management.</w:t>
      </w:r>
    </w:p>
    <w:p w:rsidR="00102852" w:rsidRPr="005B4ED2" w:rsidRDefault="001D2A45">
      <w:pPr>
        <w:rPr>
          <w:lang w:val="fr-FR"/>
        </w:rPr>
      </w:pPr>
      <w:r>
        <w:rPr>
          <w:lang w:val="fr-FR"/>
        </w:rPr>
        <w:t>Alors, je l'ai arrêté, mais j'ai fait 6 mois quand même, ce qui m'a permis de toucher un petit peu là-dessus. Et puis, ma personnalité, je suis une grande utopiste.</w:t>
      </w:r>
    </w:p>
    <w:p w:rsidR="00102852" w:rsidRPr="005B4ED2" w:rsidRDefault="001D2A45">
      <w:pPr>
        <w:rPr>
          <w:lang w:val="fr-FR"/>
        </w:rPr>
      </w:pPr>
      <w:r>
        <w:rPr>
          <w:lang w:val="fr-FR"/>
        </w:rPr>
        <w:t>J'ai mes gros moments de découragement, mais j'y crois. Si je ne croirais plus, je partirais. Si je crois plus, ça ne sert à rien. Ça, c'est ma position.</w:t>
      </w:r>
    </w:p>
    <w:p w:rsidR="00102852" w:rsidRPr="005B4ED2" w:rsidRDefault="001D2A45">
      <w:pPr>
        <w:rPr>
          <w:lang w:val="fr-FR"/>
        </w:rPr>
      </w:pPr>
      <w:r>
        <w:rPr>
          <w:lang w:val="fr-FR"/>
        </w:rPr>
        <w:t>En tout cas, je ne suis pas aidée par l'institution et je ne suis pas aidée par le groupe hiérarchique ou institutionnel.</w:t>
      </w:r>
    </w:p>
    <w:p w:rsidR="00102852" w:rsidRPr="005B4ED2" w:rsidRDefault="001D2A45">
      <w:pPr>
        <w:rPr>
          <w:lang w:val="fr-FR"/>
        </w:rPr>
      </w:pPr>
      <w:r>
        <w:rPr>
          <w:b/>
          <w:lang w:val="fr-FR"/>
        </w:rPr>
        <w:t>Auteur :</w:t>
      </w:r>
      <w:r>
        <w:rPr>
          <w:lang w:val="fr-FR"/>
        </w:rPr>
        <w:t xml:space="preserve"> Du coup, on y vient. C'est la même question.</w:t>
      </w:r>
    </w:p>
    <w:p w:rsidR="00102852" w:rsidRPr="005B4ED2" w:rsidRDefault="001D2A45">
      <w:pPr>
        <w:rPr>
          <w:lang w:val="fr-FR"/>
        </w:rPr>
      </w:pPr>
      <w:r>
        <w:rPr>
          <w:lang w:val="fr-FR"/>
        </w:rPr>
        <w:t>Au niveau ressources organisationnelles, soutien des collègues, procédures, outils...</w:t>
      </w:r>
    </w:p>
    <w:p w:rsidR="00102852" w:rsidRPr="005B4ED2" w:rsidRDefault="001D2A45">
      <w:pPr>
        <w:rPr>
          <w:lang w:val="fr-FR"/>
        </w:rPr>
      </w:pPr>
      <w:r>
        <w:rPr>
          <w:b/>
          <w:lang w:val="fr-FR"/>
        </w:rPr>
        <w:t>E2 :</w:t>
      </w:r>
      <w:r>
        <w:rPr>
          <w:lang w:val="fr-FR"/>
        </w:rPr>
        <w:t xml:space="preserve"> En fait, ce qui ne m'aide pas, c'est le fait de ne pas pouvoir avoir de temps de partage avec les collègues. Puisque comme on est tout le temps en train de réguler et que quand on n'est pas en train de réguler, on est en pause et qu'on ne peut jamais être en pause en même temps, on n'a pas le temps pour créer une cohésion d'équipe et pour pouvoir peut-être, des fois, discuter de situations. Alors, on se prend ce temps-là, mais c'est des moments volés.</w:t>
      </w:r>
    </w:p>
    <w:p w:rsidR="00102852" w:rsidRPr="005B4ED2" w:rsidRDefault="001D2A45">
      <w:pPr>
        <w:rPr>
          <w:lang w:val="fr-FR"/>
        </w:rPr>
      </w:pPr>
      <w:r>
        <w:rPr>
          <w:lang w:val="fr-FR"/>
        </w:rPr>
        <w:t>Quand tu acceptes de partir en retard. Quand, par hasard, tu croises quelqu'un à une pause, ce qui m'est arrivé quand tu m'avais dit d'envoyer les mails, c'était le hasard. Et c'est dommage qu'on ne puisse pas avoir ces moments de cohésion d'équipe.</w:t>
      </w:r>
    </w:p>
    <w:p w:rsidR="00102852" w:rsidRPr="005B4ED2" w:rsidRDefault="001D2A45">
      <w:pPr>
        <w:rPr>
          <w:lang w:val="fr-FR"/>
        </w:rPr>
      </w:pPr>
      <w:r>
        <w:rPr>
          <w:lang w:val="fr-FR"/>
        </w:rPr>
        <w:t>Ce n'est pas créé non plus par les moments institutionnels de... quand on a des colloques. Donc ça, je trouve que c'est dommage.</w:t>
      </w:r>
    </w:p>
    <w:p w:rsidR="00102852" w:rsidRPr="005B4ED2" w:rsidRDefault="001D2A45">
      <w:pPr>
        <w:rPr>
          <w:lang w:val="fr-FR"/>
        </w:rPr>
      </w:pPr>
      <w:r>
        <w:rPr>
          <w:lang w:val="fr-FR"/>
        </w:rPr>
        <w:t>C'est une ressource qui manque. On n'a pas débriefing qui permettrait de vider nos sacs auprès de professionnels de la santé mentale. Parce qu'on n'est pas complètement cinglés, mais on pourrait le devenir.</w:t>
      </w:r>
    </w:p>
    <w:p w:rsidR="00102852" w:rsidRPr="005B4ED2" w:rsidRDefault="001D2A45">
      <w:pPr>
        <w:rPr>
          <w:lang w:val="fr-FR"/>
        </w:rPr>
      </w:pPr>
      <w:r>
        <w:rPr>
          <w:lang w:val="fr-FR"/>
        </w:rPr>
        <w:t>En tout cas, je suis quand même vu des collègues qui étaient face à des situations très difficiles. Et je ne suis pas sûre qu'ils aient eu le soutien psychologique qu'ils méritent. On est dans la marche en avant et on dévale la pente, mais on perd beaucoup de monde et c'est dommage.</w:t>
      </w:r>
    </w:p>
    <w:p w:rsidR="00102852" w:rsidRPr="005B4ED2" w:rsidRDefault="001D2A45">
      <w:pPr>
        <w:rPr>
          <w:lang w:val="fr-FR"/>
        </w:rPr>
      </w:pPr>
      <w:r>
        <w:rPr>
          <w:lang w:val="fr-FR"/>
        </w:rPr>
        <w:t>Donc institutionnellement, je pense qu'il y a des tas de choses qui pourraient être faites. Après, pour qu'elles soient faites, il faut les proposer. Si je me contente de dire ça et que je ne propose rien, c'est facile de critiquer et de rien faire.</w:t>
      </w:r>
    </w:p>
    <w:p w:rsidR="00102852" w:rsidRPr="005B4ED2" w:rsidRDefault="001D2A45">
      <w:pPr>
        <w:rPr>
          <w:lang w:val="fr-FR"/>
        </w:rPr>
      </w:pPr>
      <w:r>
        <w:rPr>
          <w:lang w:val="fr-FR"/>
        </w:rPr>
        <w:t>Je pense aussi qu'il faut qu'on se prenne en charge et qu'on réclame des choses.</w:t>
      </w:r>
    </w:p>
    <w:p w:rsidR="00102852" w:rsidRPr="005B4ED2" w:rsidRDefault="001D2A45">
      <w:pPr>
        <w:rPr>
          <w:lang w:val="fr-FR"/>
        </w:rPr>
      </w:pPr>
      <w:r>
        <w:rPr>
          <w:b/>
          <w:lang w:val="fr-FR"/>
        </w:rPr>
        <w:lastRenderedPageBreak/>
        <w:t>Auteur :</w:t>
      </w:r>
      <w:r>
        <w:rPr>
          <w:lang w:val="fr-FR"/>
        </w:rPr>
        <w:t xml:space="preserve"> Et puis, dans ces situations-là, quelles ressources ou soutien au niveau managérial t'ont particulièrement été utiles ? Donc ça peut être l'encadrement, la communication, tout ce qui lié au niveau managérial.</w:t>
      </w:r>
    </w:p>
    <w:p w:rsidR="00102852" w:rsidRPr="005B4ED2" w:rsidRDefault="001D2A45">
      <w:pPr>
        <w:rPr>
          <w:lang w:val="fr-FR"/>
        </w:rPr>
      </w:pPr>
      <w:r>
        <w:rPr>
          <w:b/>
          <w:lang w:val="fr-FR"/>
        </w:rPr>
        <w:t>E2 :</w:t>
      </w:r>
      <w:r>
        <w:rPr>
          <w:lang w:val="fr-FR"/>
        </w:rPr>
        <w:t xml:space="preserve"> Euh... Rien. Je cherche, mais rien.</w:t>
      </w:r>
    </w:p>
    <w:p w:rsidR="00102852" w:rsidRPr="005B4ED2" w:rsidRDefault="001D2A45">
      <w:pPr>
        <w:rPr>
          <w:lang w:val="fr-FR"/>
        </w:rPr>
      </w:pPr>
      <w:r>
        <w:rPr>
          <w:lang w:val="fr-FR"/>
        </w:rPr>
        <w:t>L'aide, il y a eu d'individus qui n'étaient pas super hiérarchiques au niveau de la hiérarchie. Rien. Ils ne sont pas forcément méchants.</w:t>
      </w:r>
    </w:p>
    <w:p w:rsidR="00102852" w:rsidRPr="005B4ED2" w:rsidRDefault="001D2A45">
      <w:pPr>
        <w:rPr>
          <w:lang w:val="fr-FR"/>
        </w:rPr>
      </w:pPr>
      <w:r>
        <w:rPr>
          <w:lang w:val="fr-FR"/>
        </w:rPr>
        <w:t>Et de l'aide, je n'en ai pas. De toute façon, je n'irai pas euh, non plus je ne sais pas. Rien.</w:t>
      </w:r>
    </w:p>
    <w:p w:rsidR="00102852" w:rsidRPr="005B4ED2" w:rsidRDefault="001D2A45">
      <w:pPr>
        <w:rPr>
          <w:lang w:val="fr-FR"/>
        </w:rPr>
      </w:pPr>
      <w:r>
        <w:rPr>
          <w:lang w:val="fr-FR"/>
        </w:rPr>
        <w:t>Rien. Que ce soit les ressources humaines, que ce soit les super hiérarchiques qui règlent, qui ne sont pas forcément méchants ou pas forcément voilà... Non rien. Je ne le vois pas.</w:t>
      </w:r>
    </w:p>
    <w:p w:rsidR="00102852" w:rsidRPr="005B4ED2" w:rsidRDefault="001D2A45">
      <w:pPr>
        <w:rPr>
          <w:lang w:val="fr-FR"/>
        </w:rPr>
      </w:pPr>
      <w:r>
        <w:rPr>
          <w:b/>
          <w:lang w:val="fr-FR"/>
        </w:rPr>
        <w:t>Auteur :</w:t>
      </w:r>
      <w:r>
        <w:rPr>
          <w:lang w:val="fr-FR"/>
        </w:rPr>
        <w:t xml:space="preserve"> Et puis, on va passer à la prochaine question. Donc là, c'est la question numéro 6. Donc là encore, c'est une question avec des petites sous-questions.</w:t>
      </w:r>
    </w:p>
    <w:p w:rsidR="00102852" w:rsidRPr="005B4ED2" w:rsidRDefault="001D2A45">
      <w:pPr>
        <w:rPr>
          <w:lang w:val="fr-FR"/>
        </w:rPr>
      </w:pPr>
      <w:r>
        <w:rPr>
          <w:lang w:val="fr-FR"/>
        </w:rPr>
        <w:t>Qu'aurais-tu aimé avoir à disposition pour mieux gérer cette situation ? Ça peut être des outils ou ressources supplémentaires. Soutien humain ou managérial.</w:t>
      </w:r>
    </w:p>
    <w:p w:rsidR="00102852" w:rsidRPr="005B4ED2" w:rsidRDefault="001D2A45">
      <w:pPr>
        <w:rPr>
          <w:lang w:val="fr-FR"/>
        </w:rPr>
      </w:pPr>
      <w:r>
        <w:rPr>
          <w:lang w:val="fr-FR"/>
        </w:rPr>
        <w:t>Ça peut être des changements organisationnels. Voilà, on y va. Si tu veux, on peut y aller par étape. Tu peux y répondre comme tu le souhaites.</w:t>
      </w:r>
    </w:p>
    <w:p w:rsidR="00102852" w:rsidRPr="005B4ED2" w:rsidRDefault="001D2A45">
      <w:pPr>
        <w:rPr>
          <w:lang w:val="fr-FR"/>
        </w:rPr>
      </w:pPr>
      <w:r>
        <w:rPr>
          <w:b/>
          <w:lang w:val="fr-FR"/>
        </w:rPr>
        <w:t>E2 :</w:t>
      </w:r>
      <w:r>
        <w:rPr>
          <w:lang w:val="fr-FR"/>
        </w:rPr>
        <w:t xml:space="preserve"> Déjà, j'aurais bien aimé que la difficulté de notre métier soit reconnue. Parce qu'on parle des infirmières en souffrance dans les services d’urgences, mais on ne parle pas de, entre guillemets, notre souffrance. Alors, on n'est pas malheureux, mais c'est quand même un métier aussi à pression.</w:t>
      </w:r>
    </w:p>
    <w:p w:rsidR="00102852" w:rsidRPr="005B4ED2" w:rsidRDefault="001D2A45">
      <w:pPr>
        <w:rPr>
          <w:lang w:val="fr-FR"/>
        </w:rPr>
      </w:pPr>
      <w:r>
        <w:rPr>
          <w:lang w:val="fr-FR"/>
        </w:rPr>
        <w:t>Donc ça, on en parle peu. On ne nous y prépare pas. Après, on n'a pas de moment d’écoute.</w:t>
      </w:r>
    </w:p>
    <w:p w:rsidR="00102852" w:rsidRPr="005B4ED2" w:rsidRDefault="001D2A45">
      <w:pPr>
        <w:rPr>
          <w:lang w:val="fr-FR"/>
        </w:rPr>
      </w:pPr>
      <w:r>
        <w:rPr>
          <w:lang w:val="fr-FR"/>
        </w:rPr>
        <w:t>Euh... Institutionnalisé. Donc, de débriefing comme on peut en avoir dans les services psychiatriques, par exemple.</w:t>
      </w:r>
    </w:p>
    <w:p w:rsidR="00102852" w:rsidRPr="005B4ED2" w:rsidRDefault="001D2A45">
      <w:pPr>
        <w:rPr>
          <w:lang w:val="fr-FR"/>
        </w:rPr>
      </w:pPr>
      <w:r>
        <w:rPr>
          <w:lang w:val="fr-FR"/>
        </w:rPr>
        <w:t>Même dans des services où il y a des situations difficiles, en service de l'intensive, par exemple, de fin de vie, normalement, il y a d'autres équipes qui discutent où tout le monde peut donner son avis, dire comment il dit la chose, comment il voit la chose. Ça, on ne l'a jamais.</w:t>
      </w:r>
    </w:p>
    <w:p w:rsidR="00102852" w:rsidRPr="005B4ED2" w:rsidRDefault="001D2A45">
      <w:pPr>
        <w:rPr>
          <w:lang w:val="fr-FR"/>
        </w:rPr>
      </w:pPr>
      <w:r>
        <w:rPr>
          <w:lang w:val="fr-FR"/>
        </w:rPr>
        <w:t>Donc, ce temps institutionnalisé n'existe pas. Après, euh... Après, euh...</w:t>
      </w:r>
    </w:p>
    <w:p w:rsidR="00102852" w:rsidRPr="005B4ED2" w:rsidRDefault="001D2A45">
      <w:pPr>
        <w:rPr>
          <w:lang w:val="fr-FR"/>
        </w:rPr>
      </w:pPr>
      <w:r>
        <w:rPr>
          <w:lang w:val="fr-FR"/>
        </w:rPr>
        <w:t>Ben... Je pense qu'il faudrait qu'on conforme à ça aussi, qu'on ait une oreille attentive à ça. Les chefs sont peut-être nos premiers interlocuteurs. Parce que, finalement, même s'ils ne sont pas nos supérieurs hiérarchiques, ils rendent compte à nos supérieurs hiérarchiques et à mon avis, s'ils sont capables de dire combien on a eu de prises d'appel d'adultes et de pédiatriques, ils ne vont pas dire combien d'appels où on s'est fait insulter, on a eu, combien, enfin, ces ressources, ces retours-là, on ne leur demande pas.</w:t>
      </w:r>
    </w:p>
    <w:p w:rsidR="00102852" w:rsidRPr="005B4ED2" w:rsidRDefault="001D2A45">
      <w:pPr>
        <w:rPr>
          <w:lang w:val="fr-FR"/>
        </w:rPr>
      </w:pPr>
      <w:r>
        <w:rPr>
          <w:lang w:val="fr-FR"/>
        </w:rPr>
        <w:t>Alors, évidemment, on pourrait leur demander, on pourrait les former aussi sur... Ben, nous aider à gérer des situations complexes. Quand t'es sur une tentative de suicide, et que, finalement, ça échoue, que les personnes se suicident, alors t'es en ligne, ben qu'est-ce que tu fais ?</w:t>
      </w:r>
    </w:p>
    <w:p w:rsidR="00102852" w:rsidRPr="005B4ED2" w:rsidRDefault="001D2A45">
      <w:pPr>
        <w:rPr>
          <w:lang w:val="fr-FR"/>
        </w:rPr>
      </w:pPr>
      <w:r>
        <w:rPr>
          <w:lang w:val="fr-FR"/>
        </w:rPr>
        <w:t xml:space="preserve">On te dit, prends ta pause plus tôt, puis c'est fini, t’y retournes, quoi. Donc, en première ligne, c'est les chefs de salles, qui, à mon avis, devraient être les... devraient être les premiers à pouvoir </w:t>
        <w:lastRenderedPageBreak/>
        <w:t>faire remonter au niveau des... des cadres de proximité. Les cadres de proximité devraient pouvoir s'appuyer sur des outils de débriefing ou des outils institutionnels, puis, évidemment, les cadres encore plus haut devraient pouvoir vérifier que le dispositif nous permet d'avoir des moments, des soupapes de sécurité et puis de mettre en place des outils, c'est-à-dire que, autant on remonte à des événements indésirables, on a la possibilité de remonter tous les événements indésirables techniques. Quoi ? Où ? Comment ? Quel est l'événement ? Qu'est-ce qui l'a déclenché ? Qu'est-ce que j'ai fait pour le résoudre ? Mais on ne l'a pas pour tout ce qui est d'ordre managérial ou, en tout cas, gestion de notre journée.</w:t>
      </w:r>
    </w:p>
    <w:p w:rsidR="00102852" w:rsidRPr="005B4ED2" w:rsidRDefault="001D2A45">
      <w:pPr>
        <w:rPr>
          <w:lang w:val="fr-FR"/>
        </w:rPr>
      </w:pPr>
      <w:r>
        <w:rPr>
          <w:lang w:val="fr-FR"/>
        </w:rPr>
        <w:t>On ne l’a pas. Les questions que tu poses là, en tout cas, on devrait nous les poser de temps en temps, de manière anonyme ou pas, d'ailleurs, je n’en sais rien, mais ça devrait être institutionnalisé. La bienveillance professionnelle, c'est permettre aux gens qui travaillent d'être plus heureux dans leur travail, donc d'être plus efficients et de durer plus longtemps.</w:t>
      </w:r>
    </w:p>
    <w:p w:rsidR="00102852" w:rsidRPr="005B4ED2" w:rsidRDefault="001D2A45">
      <w:pPr>
        <w:rPr>
          <w:lang w:val="fr-FR"/>
        </w:rPr>
      </w:pPr>
      <w:r>
        <w:rPr>
          <w:lang w:val="fr-FR"/>
        </w:rPr>
        <w:t>Finalement, c'est du temps de gagner parce que tous les gens qui partent, c'est des gens qu'il faut former, c'est la perte de temps, la perte d'énergie. Le découragement, c'est un échec institutionnel aussi. La bienveillance professionnelle, je crois que c'est comme ça qu'on peut garder les gens et garder des gens performants qui viennent des experts et des faits professionnels.</w:t>
      </w:r>
    </w:p>
    <w:p w:rsidR="00102852" w:rsidRPr="005B4ED2" w:rsidRDefault="001D2A45">
      <w:pPr>
        <w:rPr>
          <w:lang w:val="fr-FR"/>
        </w:rPr>
      </w:pPr>
      <w:r>
        <w:rPr>
          <w:lang w:val="fr-FR"/>
        </w:rPr>
        <w:t>C'est pas assez professionnel. C'est un jugement de valeur, mais je l'assume.</w:t>
      </w:r>
    </w:p>
    <w:p w:rsidR="00102852" w:rsidRPr="005B4ED2" w:rsidRDefault="001D2A45">
      <w:pPr>
        <w:rPr>
          <w:lang w:val="fr-FR"/>
        </w:rPr>
      </w:pPr>
      <w:r>
        <w:rPr>
          <w:b/>
          <w:lang w:val="fr-FR"/>
        </w:rPr>
        <w:t>Auteur :</w:t>
      </w:r>
      <w:r>
        <w:rPr>
          <w:lang w:val="fr-FR"/>
        </w:rPr>
        <w:t xml:space="preserve"> Aucun souci. Tu as le droit, d'ailleurs, il n'y a pas de filtre durant cet entretien, tu es libre de communiquer comme tu le souhaites.</w:t>
      </w:r>
    </w:p>
    <w:p w:rsidR="00102852" w:rsidRPr="005B4ED2" w:rsidRDefault="001D2A45">
      <w:pPr>
        <w:rPr>
          <w:lang w:val="fr-FR"/>
        </w:rPr>
      </w:pPr>
      <w:r>
        <w:rPr>
          <w:lang w:val="fr-FR"/>
        </w:rPr>
        <w:t>Du coup, je te remercie pour tes réponses. On passe gentiment à la suite. Ouais.</w:t>
      </w:r>
    </w:p>
    <w:p w:rsidR="00102852" w:rsidRPr="005B4ED2" w:rsidRDefault="001D2A45">
      <w:pPr>
        <w:rPr>
          <w:lang w:val="fr-FR"/>
        </w:rPr>
      </w:pPr>
      <w:r>
        <w:rPr>
          <w:lang w:val="fr-FR"/>
        </w:rPr>
        <w:t>Selon toi, qu'est-ce qui caractérise un environnement de travail motivant et engageant dans ton poste ?</w:t>
      </w:r>
    </w:p>
    <w:p w:rsidR="00102852" w:rsidRPr="005B4ED2" w:rsidRDefault="001D2A45">
      <w:pPr>
        <w:rPr>
          <w:lang w:val="fr-FR"/>
        </w:rPr>
      </w:pPr>
      <w:r>
        <w:rPr>
          <w:b/>
          <w:lang w:val="fr-FR"/>
        </w:rPr>
        <w:t>E2 :</w:t>
      </w:r>
      <w:r>
        <w:rPr>
          <w:lang w:val="fr-FR"/>
        </w:rPr>
        <w:t xml:space="preserve"> Alors, il faut déjà que les gens choisissent, mais le travail va par défaut. Il faut que ce soit un vrai choix. Si tu veux faire ton travail par défaut, parce que c'est alimentaire, ça va être déjà assez compliqué.</w:t>
      </w:r>
    </w:p>
    <w:p w:rsidR="00102852" w:rsidRPr="005B4ED2" w:rsidRDefault="001D2A45">
      <w:pPr>
        <w:rPr>
          <w:lang w:val="fr-FR"/>
        </w:rPr>
      </w:pPr>
      <w:r>
        <w:rPr>
          <w:lang w:val="fr-FR"/>
        </w:rPr>
        <w:t>Il faut qu'il y ait un minimum de motivation. Après, je pense qu'il faut qu'il y ait une explication très claire des objectifs attendus, des objectifs institutionnels. Ça ne me choque pas qu’on demande un minimum de chiffre.</w:t>
      </w:r>
    </w:p>
    <w:p w:rsidR="00102852" w:rsidRPr="005B4ED2" w:rsidRDefault="001D2A45">
      <w:pPr>
        <w:rPr>
          <w:lang w:val="fr-FR"/>
        </w:rPr>
      </w:pPr>
      <w:r>
        <w:rPr>
          <w:lang w:val="fr-FR"/>
        </w:rPr>
        <w:t>Mais là où ça me pose un problème c’est que pour expliquer les chiffres, il faut expliquer le reste Je sens que ça me pose un problème parce qu'avant, on ne disait rien. Et puis, je pense qu'il faut fixer des objectifs individuels parce qu'on ne peut pas traiter tout le monde de la même manière.</w:t>
      </w:r>
    </w:p>
    <w:p w:rsidR="00102852" w:rsidRPr="005B4ED2" w:rsidRDefault="001D2A45">
      <w:pPr>
        <w:rPr>
          <w:lang w:val="fr-FR"/>
        </w:rPr>
      </w:pPr>
      <w:r>
        <w:rPr>
          <w:lang w:val="fr-FR"/>
        </w:rPr>
        <w:t>Donc, se contenter d'un entretien annuel dans lequel on fait le point de l’année passée, déjà c’est assez bien, mais quelque part, c'est inutile parce que c'est une évaluation quantitative ou sommative. Mais si tu ne vas pas plus loin en fixant des objectifs qui sont des objectifs à court, moyen et long terme qui correspondent à la personne, la personne ne réalisera pas ça. Et ce qui est très drôle, c'est que c'est fait dans des grandes entreprises, dans des entreprises qui vendent des objectifs à court, moyen et long terme, objectifs individuels, et nous, on ne l'a pas.</w:t>
      </w:r>
    </w:p>
    <w:p w:rsidR="00102852" w:rsidRPr="005B4ED2" w:rsidRDefault="001D2A45">
      <w:pPr>
        <w:rPr>
          <w:lang w:val="fr-FR"/>
        </w:rPr>
      </w:pPr>
      <w:r>
        <w:rPr>
          <w:lang w:val="fr-FR"/>
        </w:rPr>
        <w:lastRenderedPageBreak/>
        <w:t>Donc, en même temps, on met du chiffre. On travaille sur l'humain et puis en même temps, on n'a pas d'outils. Je pense qu'il faudrait qu’on fasse ça.</w:t>
      </w:r>
    </w:p>
    <w:p w:rsidR="00102852" w:rsidRPr="005B4ED2" w:rsidRDefault="001D2A45">
      <w:pPr>
        <w:rPr>
          <w:lang w:val="fr-FR"/>
        </w:rPr>
      </w:pPr>
      <w:r>
        <w:rPr>
          <w:lang w:val="fr-FR"/>
        </w:rPr>
        <w:t>Et puis je pense qu'il faudrait être bienveillant, c'est-à-dire admettre qu'on soit perfectible, nous donner les moyens de se perfectionner par des formations, par du temps de cohésion, par des micro-sessions de régulation, quand on voit qu’on prend moins d’appels, par exemple, pour un mois où il y a beaucoup d’appels, qu’on commet plus d'erreurs, essayer de trouver le pourquoi avant de sanctionner, mettre le doigt dessus et dire « écoute, on a remarqué, on a fait des coups de des appels, c'est un peu moins qu'avant ». Je veux dire, si je dis n'importe quoi, mais si je suis en train de divorcer, que j'ai un enfant gravement malade, que j'ai en train de mourir, il est évident que je ne vais pas bien réguler, je crois qu'il faut être à l'écoute des gens aussi, parce qu'on n'est pas que des professionnels.</w:t>
      </w:r>
    </w:p>
    <w:p w:rsidR="00102852" w:rsidRPr="005B4ED2" w:rsidRDefault="001D2A45">
      <w:pPr>
        <w:rPr>
          <w:lang w:val="fr-FR"/>
        </w:rPr>
      </w:pPr>
      <w:r>
        <w:rPr>
          <w:lang w:val="fr-FR"/>
        </w:rPr>
        <w:t>Je ne veux pas dire tout excuser, tout laisser passer, parce qu'on doit rester professionnels, mais être à l'écoute pour essayer de voir comment on peut aider, et de dire que ces micros- management, ça, ce serait très important, et ça permettrait qu'on se sente concerné, motivé, et pris en compte en tant qu'individu. On n'est pas une masse informe, même si on met tous les mêmes tenues, on est dans nos tenues. Les gens ont des personnalités différentes, qui ont des vécus différents, et qui sont à des choses différentes, donc on demande flexibilité par rapport à ça.</w:t>
      </w:r>
    </w:p>
    <w:p w:rsidR="00102852" w:rsidRPr="005B4ED2" w:rsidRDefault="001D2A45">
      <w:pPr>
        <w:rPr>
          <w:lang w:val="fr-FR"/>
        </w:rPr>
      </w:pPr>
      <w:r>
        <w:rPr>
          <w:b/>
          <w:lang w:val="fr-FR"/>
        </w:rPr>
        <w:t>Auteur :</w:t>
      </w:r>
      <w:r>
        <w:rPr>
          <w:lang w:val="fr-FR"/>
        </w:rPr>
        <w:t xml:space="preserve"> Et puis, comment évalues-tu la communication au sein de la CTMG ?</w:t>
      </w:r>
    </w:p>
    <w:p w:rsidR="00102852" w:rsidRPr="005B4ED2" w:rsidRDefault="001D2A45">
      <w:pPr>
        <w:rPr>
          <w:lang w:val="fr-FR"/>
        </w:rPr>
      </w:pPr>
      <w:r>
        <w:rPr>
          <w:b/>
          <w:lang w:val="fr-FR"/>
        </w:rPr>
        <w:t>E2 :</w:t>
      </w:r>
      <w:r>
        <w:rPr>
          <w:lang w:val="fr-FR"/>
        </w:rPr>
        <w:t xml:space="preserve"> Elle est nulle, [rires] honnêtement, je vais être très lapidaire, mais elle est archi nulle. C'est des supérieurs hiérarchiques qui communiquent des trucs qui sont de l’ordre opérationnel qui sont importants, mais il n'y a pas de communication. C'est juste une communication avisée, d'une chirurgie, d'une sanction, donc il n'y a pas de communication.</w:t>
      </w:r>
    </w:p>
    <w:p w:rsidR="00102852" w:rsidRPr="005B4ED2" w:rsidRDefault="001D2A45">
      <w:pPr>
        <w:rPr>
          <w:lang w:val="fr-FR"/>
        </w:rPr>
      </w:pPr>
      <w:r>
        <w:rPr>
          <w:lang w:val="fr-FR"/>
        </w:rPr>
        <w:t>Ça ne va pas dans les deux sens. Et du coup, on loupe beaucoup de choses, et ça rend les gens en colère, ça rend les gens embêtés, ça ne fait pas réagir dans le sens de ce qu'il faudrait.</w:t>
      </w:r>
    </w:p>
    <w:p w:rsidR="00102852" w:rsidRPr="005B4ED2" w:rsidRDefault="001D2A45">
      <w:pPr>
        <w:rPr>
          <w:lang w:val="fr-FR"/>
        </w:rPr>
      </w:pPr>
      <w:r>
        <w:rPr>
          <w:b/>
          <w:lang w:val="fr-FR"/>
        </w:rPr>
        <w:t>Auteur :</w:t>
      </w:r>
      <w:r>
        <w:rPr>
          <w:lang w:val="fr-FR"/>
        </w:rPr>
        <w:t xml:space="preserve"> Et puis, quelles sont les forces et les faiblesses de la communication au sein de la CTMG ?</w:t>
      </w:r>
    </w:p>
    <w:p w:rsidR="00102852" w:rsidRPr="005B4ED2" w:rsidRDefault="001D2A45">
      <w:pPr>
        <w:rPr>
          <w:lang w:val="fr-FR"/>
        </w:rPr>
      </w:pPr>
      <w:r>
        <w:rPr>
          <w:b/>
          <w:lang w:val="fr-FR"/>
        </w:rPr>
        <w:t>E2 :</w:t>
      </w:r>
      <w:r>
        <w:rPr>
          <w:lang w:val="fr-FR"/>
        </w:rPr>
        <w:t xml:space="preserve"> Il n'y en a pas, donc comme ça, ça va être vite fait. La seule force, c'est quelques personnes qui sont des vrais communicants, mais pas des cancaneurs, des cancaneuses, parce que si tu te dis « ah oui, mais ça ne m'étonne pas, là ou j'ai fait ça, ça ne fait pas avancer la CTMG », rares sont les gens qui acceptent de te parler et de te donner des clés pour avancer. Très rares pour la centrale.</w:t>
      </w:r>
    </w:p>
    <w:p w:rsidR="00102852" w:rsidRPr="005B4ED2" w:rsidRDefault="001D2A45">
      <w:pPr>
        <w:rPr>
          <w:lang w:val="fr-FR"/>
        </w:rPr>
      </w:pPr>
      <w:r>
        <w:rPr>
          <w:lang w:val="fr-FR"/>
        </w:rPr>
        <w:t>En tout cas, je parle peu, je fais très attention, parce que je vois bien que je ne suis pas du tout dans la bienveillance entre collègues, on est dans le jugement. Et quant aux supérieurs, je ne sais pas, ils sont noyés, ils sont à des années lumières, et il n'y a pas de point de force, il n'y a rien, il n'y a rien. Il n'y a pas de communication, ce n'est pas vrai.</w:t>
      </w:r>
    </w:p>
    <w:p w:rsidR="00102852" w:rsidRPr="005B4ED2" w:rsidRDefault="001D2A45">
      <w:pPr>
        <w:rPr>
          <w:lang w:val="fr-FR"/>
        </w:rPr>
      </w:pPr>
      <w:r>
        <w:rPr>
          <w:lang w:val="fr-FR"/>
        </w:rPr>
        <w:t>Si, notre dernier cadre qui est arrivé, il met un peu plus les formes, mais il est un peu plus posé, c'est moins lié à des états d'âme, il est plus peace, c'est reposant. Après, à voir sur le long terme.</w:t>
      </w:r>
    </w:p>
    <w:p w:rsidR="00102852" w:rsidRPr="005B4ED2" w:rsidRDefault="001D2A45">
      <w:pPr>
        <w:rPr>
          <w:lang w:val="fr-FR"/>
        </w:rPr>
      </w:pPr>
      <w:r>
        <w:rPr>
          <w:b/>
          <w:lang w:val="fr-FR"/>
        </w:rPr>
        <w:t>Auteur :</w:t>
      </w:r>
      <w:r>
        <w:rPr>
          <w:lang w:val="fr-FR"/>
        </w:rPr>
        <w:t xml:space="preserve"> Et puis, qu'est-ce qui fait que tu parles peu, que tu oses, que tu ne veuilles pas, que tu veuilles peu parler, peu communiquer ? Alors, pour deux raisons.</w:t>
      </w:r>
    </w:p>
    <w:p w:rsidR="00102852" w:rsidRPr="005B4ED2" w:rsidRDefault="001D2A45">
      <w:pPr>
        <w:rPr>
          <w:lang w:val="fr-FR"/>
        </w:rPr>
      </w:pPr>
      <w:r>
        <w:rPr>
          <w:b/>
          <w:lang w:val="fr-FR"/>
        </w:rPr>
        <w:lastRenderedPageBreak/>
        <w:t>E2 :</w:t>
      </w:r>
      <w:r>
        <w:rPr>
          <w:lang w:val="fr-FR"/>
        </w:rPr>
        <w:t xml:space="preserve"> Je ne veux pas communiquer, parce que je ne veux pas être… Si je communique, je vais être celle sur qui on va taper, puisque c'est comme ça que ça fonctionne. Donc, je vais être mon tournoi, et on va me taper dessus.</w:t>
      </w:r>
    </w:p>
    <w:p w:rsidR="00102852" w:rsidRPr="005B4ED2" w:rsidRDefault="001D2A45">
      <w:pPr>
        <w:rPr>
          <w:lang w:val="fr-FR"/>
        </w:rPr>
      </w:pPr>
      <w:r>
        <w:rPr>
          <w:lang w:val="fr-FR"/>
        </w:rPr>
        <w:t>On va… Je pense que je serai indirectement pressurisée, pour avoir bien tiré, je crois. Alors, je ne veux pas faire de parano, mais je pense qu'on peut me virer,</w:t>
      </w:r>
    </w:p>
    <w:p w:rsidR="00102852" w:rsidRPr="005B4ED2" w:rsidRDefault="001D2A45">
      <w:pPr>
        <w:rPr>
          <w:lang w:val="fr-FR"/>
        </w:rPr>
      </w:pPr>
      <w:r>
        <w:rPr>
          <w:lang w:val="fr-FR"/>
        </w:rPr>
        <w:t>Voilà, ce qui me fait me taire. Auprès, les collègues, parce que les collègues sont vachement dans le jugement.</w:t>
      </w:r>
    </w:p>
    <w:p w:rsidR="00102852" w:rsidRPr="005B4ED2" w:rsidRDefault="001D2A45">
      <w:pPr>
        <w:rPr>
          <w:lang w:val="fr-FR"/>
        </w:rPr>
      </w:pPr>
      <w:r>
        <w:rPr>
          <w:lang w:val="fr-FR"/>
        </w:rPr>
        <w:t>Ce n'est pas bienveillant du tout, mais globalement, on n'est pas un milieu très bienveillant. Moi, il est très géant, il est, je sais bien qu’on est dans un milieu très féminisé, c'est… Pardon, et j'ai travaillé dans des milieux où il y a vachement de mecs. Ça gueule, ils pètent un plomb et après, c'est fini. Alors que là, c'est un jugement, je l'assume. Et puis, je pense que je me…</w:t>
      </w:r>
    </w:p>
    <w:p w:rsidR="00102852" w:rsidRPr="005B4ED2" w:rsidRDefault="001D2A45">
      <w:pPr>
        <w:rPr>
          <w:lang w:val="fr-FR"/>
        </w:rPr>
      </w:pPr>
      <w:r>
        <w:rPr>
          <w:lang w:val="fr-FR"/>
        </w:rPr>
        <w:t>Je ne veux pas m’attirer les foudres, mais en tombant dessus, c’est arrivé à une collègue. J'ai une collègue formatrice qui a osé, en public, qui a voulu poser une question. Elle a été, entre guillemets, sanctionnée, puisqu'elle a été attrapée dans le bureau de la cadre de proximité, juste avant de démarrer un shift de travail de 12 heures de nuit.</w:t>
      </w:r>
    </w:p>
    <w:p w:rsidR="00102852" w:rsidRPr="005B4ED2" w:rsidRDefault="001D2A45">
      <w:pPr>
        <w:rPr>
          <w:lang w:val="fr-FR"/>
        </w:rPr>
      </w:pPr>
      <w:r>
        <w:rPr>
          <w:lang w:val="fr-FR"/>
        </w:rPr>
        <w:t>Et on l'a tensée sévèrement pendant une demi-heure, tout en disant, que en tant que formatrice, quand même, ça ne plaisait pas, qu'il ne fallait pas, ce n'était pas comme ça, je veux dire, c'était hallucinant. Donc, force est de constater que ma crainte, ce n'est pas juste une crainte, je l'ai vue. Alors, ce n'est pas allé plus loin que.</w:t>
      </w:r>
    </w:p>
    <w:p w:rsidR="00102852" w:rsidRPr="005B4ED2" w:rsidRDefault="001D2A45">
      <w:pPr>
        <w:rPr>
          <w:lang w:val="fr-FR"/>
        </w:rPr>
      </w:pPr>
      <w:r>
        <w:rPr>
          <w:lang w:val="fr-FR"/>
        </w:rPr>
        <w:t>C'était minime et ça a pris des proportions, qui me semblaient disproportionné. Les proportions. Donc, je ne le ferai pas, parce que je ne veux pas qu’on me le reproche.</w:t>
      </w:r>
    </w:p>
    <w:p w:rsidR="00102852" w:rsidRPr="005B4ED2" w:rsidRDefault="001D2A45">
      <w:pPr>
        <w:rPr>
          <w:lang w:val="fr-FR"/>
        </w:rPr>
      </w:pPr>
      <w:r>
        <w:rPr>
          <w:lang w:val="fr-FR"/>
        </w:rPr>
        <w:t>Mais par ailleurs, je ferai, en tant que formatrice, tout simplement, je vais essayer de tester le fait d'avoir des moments de débriefing, etc. pour bien l'être. Ce n'est pas, comment dire, je vais faire attention de ne pas critiquer l'institution, non, ce n'est pas l'institution, de ne pas critiquer les cadres et la hiérarchie.</w:t>
      </w:r>
    </w:p>
    <w:p w:rsidR="00102852" w:rsidRPr="005B4ED2" w:rsidRDefault="001D2A45">
      <w:pPr>
        <w:rPr>
          <w:lang w:val="fr-FR"/>
        </w:rPr>
      </w:pPr>
      <w:r>
        <w:rPr>
          <w:lang w:val="fr-FR"/>
        </w:rPr>
        <w:t>Parce qu'alors là, par contre, je sais que je vais m'en prendre, je sais qu’on va me faire faire partir.</w:t>
      </w:r>
    </w:p>
    <w:p w:rsidR="00102852" w:rsidRPr="005B4ED2" w:rsidRDefault="001D2A45">
      <w:pPr>
        <w:rPr>
          <w:lang w:val="fr-FR"/>
        </w:rPr>
      </w:pPr>
      <w:r>
        <w:rPr>
          <w:lang w:val="fr-FR"/>
        </w:rPr>
        <w:t>Je le crois.</w:t>
      </w:r>
    </w:p>
    <w:p w:rsidR="00102852" w:rsidRPr="005B4ED2" w:rsidRDefault="001D2A45">
      <w:pPr>
        <w:rPr>
          <w:lang w:val="fr-FR"/>
        </w:rPr>
      </w:pPr>
      <w:r>
        <w:rPr>
          <w:b/>
          <w:lang w:val="fr-FR"/>
        </w:rPr>
        <w:t>Auteur :</w:t>
      </w:r>
      <w:r>
        <w:rPr>
          <w:lang w:val="fr-FR"/>
        </w:rPr>
        <w:t xml:space="preserve"> Oui, c'est des choses que tu as pu voir autour de toi.</w:t>
      </w:r>
    </w:p>
    <w:p w:rsidR="00102852" w:rsidRPr="005B4ED2" w:rsidRDefault="001D2A45">
      <w:pPr>
        <w:rPr>
          <w:lang w:val="fr-FR"/>
        </w:rPr>
      </w:pPr>
      <w:r>
        <w:rPr>
          <w:b/>
          <w:lang w:val="fr-FR"/>
        </w:rPr>
        <w:t>E2 :</w:t>
      </w:r>
      <w:r>
        <w:rPr>
          <w:lang w:val="fr-FR"/>
        </w:rPr>
        <w:t xml:space="preserve"> Il me semblait, alors j'ai ça, cette collègue qui s'est fait tensée, je vais dire, elle a demandé pour qu’on explique comment les horaires étaient calculés sur notre logiciel, parce qu'elle pensait qu'il y avait des erreurs. Elle s'est fait choper dans le bureau pendant une demi-heure par un cadre de proximité.</w:t>
      </w:r>
    </w:p>
    <w:p w:rsidR="00102852" w:rsidRPr="005B4ED2" w:rsidRDefault="001D2A45">
      <w:pPr>
        <w:rPr>
          <w:lang w:val="fr-FR"/>
        </w:rPr>
      </w:pPr>
      <w:r>
        <w:rPr>
          <w:lang w:val="fr-FR"/>
        </w:rPr>
        <w:t>On lui a dit que c'était scandaleux, qu’elle n'avait pas fait ça, etc. Et puis elle n'a pas eu la réponse à cette question. Donc elle a été pointée du doigt.</w:t>
      </w:r>
    </w:p>
    <w:p w:rsidR="00102852" w:rsidRPr="005B4ED2" w:rsidRDefault="001D2A45">
      <w:pPr>
        <w:rPr>
          <w:lang w:val="fr-FR"/>
        </w:rPr>
      </w:pPr>
      <w:r>
        <w:rPr>
          <w:lang w:val="fr-FR"/>
        </w:rPr>
        <w:t>Et j'ai le sentiment, j'ai une collègue qui avait une personnalité très particulière, mais qui était spécifiquement dans la revendication. Elle a été tellement rejetée, brimée, qu'elle a fini par partir. Beaucoup de gens ne l'aimaient pas, ça n'empêche que fondamentalement elles disaient des choses qui pouvaient être vraies.</w:t>
      </w:r>
    </w:p>
    <w:p w:rsidR="00102852" w:rsidRPr="005B4ED2" w:rsidRDefault="001D2A45">
      <w:pPr>
        <w:rPr>
          <w:lang w:val="fr-FR"/>
        </w:rPr>
      </w:pPr>
      <w:r>
        <w:rPr>
          <w:lang w:val="fr-FR"/>
        </w:rPr>
        <w:lastRenderedPageBreak/>
        <w:t>Mais elle s'en est prise à la gueule, elle était très tendue d'ailleurs. Et on l'a gentiment fait dégager. Elle n'avait pas forcément envie de partir finalement.</w:t>
      </w:r>
    </w:p>
    <w:p w:rsidR="00102852" w:rsidRPr="005B4ED2" w:rsidRDefault="001D2A45">
      <w:pPr>
        <w:rPr>
          <w:lang w:val="fr-FR"/>
        </w:rPr>
      </w:pPr>
      <w:r>
        <w:rPr>
          <w:lang w:val="fr-FR"/>
        </w:rPr>
        <w:t>J'ai appris il y a très peu que c’était invivable pour elle, et elle est partie. Mais quand elle est partie, elle pleurait.</w:t>
      </w:r>
    </w:p>
    <w:p w:rsidR="00102852" w:rsidRPr="005B4ED2" w:rsidRDefault="001D2A45">
      <w:pPr>
        <w:rPr>
          <w:lang w:val="fr-FR"/>
        </w:rPr>
      </w:pPr>
      <w:r>
        <w:rPr>
          <w:lang w:val="fr-FR"/>
        </w:rPr>
        <w:t>Moi je l'ai vu pleurer. J'ai eu le sentiment que cette personne et d'autres personnes qui ont été menées vers  la sortie, on les a attendues et on les a amenées à la sortie. En tout cas c'est comme ça que j'ai vécu. C'est mon impression.</w:t>
      </w:r>
    </w:p>
    <w:p w:rsidR="00102852" w:rsidRPr="005B4ED2" w:rsidRDefault="001D2A45">
      <w:pPr>
        <w:rPr>
          <w:lang w:val="fr-FR"/>
        </w:rPr>
      </w:pPr>
      <w:r>
        <w:rPr>
          <w:b/>
          <w:lang w:val="fr-FR"/>
        </w:rPr>
        <w:t>Auteur :</w:t>
      </w:r>
      <w:r>
        <w:rPr>
          <w:lang w:val="fr-FR"/>
        </w:rPr>
        <w:t xml:space="preserve"> Et puis penses-tu que ton rôle est bien compris et valorisé dans l'organisation ?</w:t>
      </w:r>
    </w:p>
    <w:p w:rsidR="00102852" w:rsidRPr="005B4ED2" w:rsidRDefault="001D2A45">
      <w:pPr>
        <w:rPr>
          <w:lang w:val="fr-FR"/>
        </w:rPr>
      </w:pPr>
      <w:r>
        <w:rPr>
          <w:b/>
          <w:lang w:val="fr-FR"/>
        </w:rPr>
        <w:t>E2 :</w:t>
      </w:r>
      <w:r>
        <w:rPr>
          <w:lang w:val="fr-FR"/>
        </w:rPr>
        <w:t xml:space="preserve"> Non. Comme formatrice en tout cas, comme régulateur c'est un métier particulier, qui est peu connu. Ça fait peu de temps qu'on est reconnu comme une affaire spécialisée.</w:t>
      </w:r>
    </w:p>
    <w:p w:rsidR="00102852" w:rsidRPr="005B4ED2" w:rsidRDefault="001D2A45">
      <w:pPr>
        <w:rPr>
          <w:lang w:val="fr-FR"/>
        </w:rPr>
      </w:pPr>
      <w:r>
        <w:rPr>
          <w:lang w:val="fr-FR"/>
        </w:rPr>
        <w:t>Je pense qu'il va falloir plus de temps pour que ce soit compris et connu. Mais le job de formateur, il n'est pas connu et pas compris. Mais je pense que c'est l'institution qui n’a pas compris.</w:t>
      </w:r>
    </w:p>
    <w:p w:rsidR="00102852" w:rsidRPr="005B4ED2" w:rsidRDefault="001D2A45">
      <w:pPr>
        <w:rPr>
          <w:lang w:val="fr-FR"/>
        </w:rPr>
      </w:pPr>
      <w:r>
        <w:rPr>
          <w:lang w:val="fr-FR"/>
        </w:rPr>
        <w:t>C’est pas juste quelqu’un qui écoute et qui dit c’est bien, c’est pas bien. Il me semble aussi qu'on est un levier de problèmes qui n'est pas assez utilisé, pas assez exploité, pas assez formé.</w:t>
      </w:r>
    </w:p>
    <w:p w:rsidR="00102852" w:rsidRPr="005B4ED2" w:rsidRDefault="001D2A45">
      <w:pPr>
        <w:rPr>
          <w:lang w:val="fr-FR"/>
        </w:rPr>
      </w:pPr>
      <w:r>
        <w:rPr>
          <w:lang w:val="fr-FR"/>
        </w:rPr>
        <w:t>Donc, je ne crois pas. Je pense que dans l'institution, on comprend bien ce que c'est qu'un chef, à qui on obéit, mais c'est tout.</w:t>
      </w:r>
    </w:p>
    <w:p w:rsidR="00102852" w:rsidRPr="005B4ED2" w:rsidRDefault="001D2A45">
      <w:pPr>
        <w:rPr>
          <w:lang w:val="fr-FR"/>
        </w:rPr>
      </w:pPr>
      <w:r>
        <w:rPr>
          <w:b/>
          <w:lang w:val="fr-FR"/>
        </w:rPr>
        <w:t>Auteur :</w:t>
      </w:r>
      <w:r>
        <w:rPr>
          <w:lang w:val="fr-FR"/>
        </w:rPr>
        <w:t xml:space="preserve"> Que pourrait-on faire pour améliorer cela ? Cette compréhension ? Il faut communiquer.</w:t>
      </w:r>
    </w:p>
    <w:p w:rsidR="00102852" w:rsidRPr="005B4ED2" w:rsidRDefault="001D2A45">
      <w:pPr>
        <w:rPr>
          <w:lang w:val="fr-FR"/>
        </w:rPr>
      </w:pPr>
      <w:r>
        <w:rPr>
          <w:b/>
          <w:lang w:val="fr-FR"/>
        </w:rPr>
        <w:t>E2 :</w:t>
      </w:r>
      <w:r>
        <w:rPr>
          <w:lang w:val="fr-FR"/>
        </w:rPr>
        <w:t xml:space="preserve"> C'est pour ça que j'ai dit que la communication, il n'y en a pas à l'église. On peut se planter dans les modes de communication, mais si on ne les fait pas, on ne trouvera pas. 100% des gens qui n'ont jamais essayé, ont échoué.</w:t>
      </w:r>
    </w:p>
    <w:p w:rsidR="00102852" w:rsidRPr="005B4ED2" w:rsidRDefault="001D2A45">
      <w:pPr>
        <w:rPr>
          <w:lang w:val="fr-FR"/>
        </w:rPr>
      </w:pPr>
      <w:r>
        <w:rPr>
          <w:lang w:val="fr-FR"/>
        </w:rPr>
        <w:t>Donc, en n'essayant rien, on est sûr d'échouer. Donc, je crois qu'il faut essayer. Et on n'essaie rien.</w:t>
      </w:r>
    </w:p>
    <w:p w:rsidR="00102852" w:rsidRPr="005B4ED2" w:rsidRDefault="001D2A45">
      <w:pPr>
        <w:rPr>
          <w:lang w:val="fr-FR"/>
        </w:rPr>
      </w:pPr>
      <w:r>
        <w:rPr>
          <w:lang w:val="fr-FR"/>
        </w:rPr>
        <w:t>On est jugé dans un carcan. C'est terrible.</w:t>
      </w:r>
    </w:p>
    <w:p w:rsidR="00102852" w:rsidRPr="005B4ED2" w:rsidRDefault="001D2A45">
      <w:pPr>
        <w:rPr>
          <w:lang w:val="fr-FR"/>
        </w:rPr>
      </w:pPr>
      <w:r>
        <w:rPr>
          <w:b/>
          <w:lang w:val="fr-FR"/>
        </w:rPr>
        <w:t>Auteur :</w:t>
      </w:r>
      <w:r>
        <w:rPr>
          <w:lang w:val="fr-FR"/>
        </w:rPr>
        <w:t xml:space="preserve"> Prochaine question. Quel changement organisationnel ou managériau pourrait, selon toi, améliorer l'engagement et la santé des régulateurs ?</w:t>
      </w:r>
    </w:p>
    <w:p w:rsidR="00102852" w:rsidRPr="005B4ED2" w:rsidRDefault="001D2A45">
      <w:pPr>
        <w:rPr>
          <w:lang w:val="fr-FR"/>
        </w:rPr>
      </w:pPr>
      <w:r>
        <w:rPr>
          <w:b/>
          <w:lang w:val="fr-FR"/>
        </w:rPr>
        <w:t>E2 :</w:t>
      </w:r>
      <w:r>
        <w:rPr>
          <w:lang w:val="fr-FR"/>
        </w:rPr>
        <w:t xml:space="preserve"> J'ai un truc, mais je n'ose pas.</w:t>
      </w:r>
    </w:p>
    <w:p w:rsidR="00102852" w:rsidRPr="005B4ED2" w:rsidRDefault="001D2A45">
      <w:pPr>
        <w:rPr>
          <w:lang w:val="fr-FR"/>
        </w:rPr>
      </w:pPr>
      <w:r>
        <w:rPr>
          <w:b/>
          <w:lang w:val="fr-FR"/>
        </w:rPr>
        <w:t>Auteur :</w:t>
      </w:r>
      <w:r>
        <w:rPr>
          <w:lang w:val="fr-FR"/>
        </w:rPr>
        <w:t xml:space="preserve"> Alors, n'hésite pas. Il n'y a pas de filtre. Tu peux t'exprimer.</w:t>
      </w:r>
    </w:p>
    <w:p w:rsidR="00102852" w:rsidRPr="005B4ED2" w:rsidRDefault="001D2A45">
      <w:pPr>
        <w:rPr>
          <w:lang w:val="fr-FR"/>
        </w:rPr>
      </w:pPr>
      <w:r>
        <w:rPr>
          <w:b/>
          <w:lang w:val="fr-FR"/>
        </w:rPr>
        <w:t>E2 :</w:t>
      </w:r>
      <w:r>
        <w:rPr>
          <w:lang w:val="fr-FR"/>
        </w:rPr>
        <w:t xml:space="preserve"> Il faudrait faire sauter notre cheffe, parce que c'est elle qui impulse ça.</w:t>
      </w:r>
    </w:p>
    <w:p w:rsidR="00102852" w:rsidRPr="005B4ED2" w:rsidRDefault="001D2A45">
      <w:pPr>
        <w:rPr>
          <w:lang w:val="fr-FR"/>
        </w:rPr>
      </w:pPr>
      <w:r>
        <w:rPr>
          <w:lang w:val="fr-FR"/>
        </w:rPr>
        <w:t>Il faudrait former nos cadres proximités.</w:t>
      </w:r>
    </w:p>
    <w:p w:rsidR="00102852" w:rsidRPr="005B4ED2" w:rsidRDefault="001D2A45">
      <w:pPr>
        <w:rPr>
          <w:lang w:val="fr-FR"/>
        </w:rPr>
      </w:pPr>
      <w:r>
        <w:rPr>
          <w:b/>
          <w:lang w:val="fr-FR"/>
        </w:rPr>
        <w:t>Auteur :</w:t>
      </w:r>
      <w:r>
        <w:rPr>
          <w:lang w:val="fr-FR"/>
        </w:rPr>
        <w:t xml:space="preserve"> D'accord. Quand tu dis notre cheffe, tu parles donc de la cheffe de service. C'est juste ?</w:t>
      </w:r>
    </w:p>
    <w:p w:rsidR="00102852" w:rsidRPr="005B4ED2" w:rsidRDefault="001D2A45">
      <w:pPr>
        <w:rPr>
          <w:lang w:val="fr-FR"/>
        </w:rPr>
      </w:pPr>
      <w:r>
        <w:rPr>
          <w:b/>
          <w:lang w:val="fr-FR"/>
        </w:rPr>
        <w:t>E2 :</w:t>
      </w:r>
      <w:r>
        <w:rPr>
          <w:lang w:val="fr-FR"/>
        </w:rPr>
        <w:t xml:space="preserve"> Oui. Je pense qu'elle impulse ça. Quand tu es à la tête d'un service, c'est toi qui impulses la manière de fonctionner.</w:t>
      </w:r>
    </w:p>
    <w:p w:rsidR="00102852" w:rsidRPr="005B4ED2" w:rsidRDefault="001D2A45">
      <w:pPr>
        <w:rPr>
          <w:lang w:val="fr-FR"/>
        </w:rPr>
      </w:pPr>
      <w:r>
        <w:rPr>
          <w:lang w:val="fr-FR"/>
        </w:rPr>
        <w:t>Le service, ça ne tient pas du tout. Et sa manière de faire, elle est toxique. Et ça ne touche pas les gens.</w:t>
      </w:r>
    </w:p>
    <w:p w:rsidR="00102852" w:rsidRPr="005B4ED2" w:rsidRDefault="001D2A45">
      <w:pPr>
        <w:rPr>
          <w:lang w:val="fr-FR"/>
        </w:rPr>
      </w:pPr>
      <w:r>
        <w:rPr>
          <w:lang w:val="fr-FR"/>
        </w:rPr>
        <w:lastRenderedPageBreak/>
        <w:t>Les gens sont comme ça. Donc, on ne la changera pas. Il faut qu'elle aille ailleurs.</w:t>
      </w:r>
    </w:p>
    <w:p w:rsidR="00102852" w:rsidRPr="005B4ED2" w:rsidRDefault="001D2A45">
      <w:pPr>
        <w:rPr>
          <w:lang w:val="fr-FR"/>
        </w:rPr>
      </w:pPr>
      <w:r>
        <w:rPr>
          <w:lang w:val="fr-FR"/>
        </w:rPr>
        <w:t>Et sans doute qu'elle pourra exercer ses compétences merveilleuses ailleurs. Et si ce n'était pas cette personne-là, que les cadres de proximités soient formés pour qu’ils puissent être des vrais cadres, qui soient des managers et qui permettent de développer aussi des leaders.</w:t>
      </w:r>
    </w:p>
    <w:p w:rsidR="00102852" w:rsidRPr="005B4ED2" w:rsidRDefault="001D2A45">
      <w:pPr>
        <w:rPr>
          <w:lang w:val="fr-FR"/>
        </w:rPr>
      </w:pPr>
      <w:r>
        <w:rPr>
          <w:lang w:val="fr-FR"/>
        </w:rPr>
        <w:t>Parce que les leaders ne sont pas forcément les cadres. Et on a, par exemple, des chefs de salle qui peuvent être des leaders. Toi, t'en es un. J'ai son nom. Il n'y en a pas des masses. Toi tu es leader. Des managers qui soient des vrais managers. Et une cheffe de service qui revoit sa copie pour aller ailleurs. Je vais me faire virer d'avoir dit ça. [rires]</w:t>
      </w:r>
    </w:p>
    <w:p w:rsidR="00102852" w:rsidRPr="005B4ED2" w:rsidRDefault="001D2A45">
      <w:pPr>
        <w:rPr>
          <w:lang w:val="fr-FR"/>
        </w:rPr>
      </w:pPr>
      <w:r>
        <w:rPr>
          <w:b/>
          <w:lang w:val="fr-FR"/>
        </w:rPr>
        <w:t>Auteur :</w:t>
      </w:r>
      <w:r>
        <w:rPr>
          <w:lang w:val="fr-FR"/>
        </w:rPr>
        <w:t xml:space="preserve"> Non, non. Juste, je te le rappelle. C'est strictement confidentiel.</w:t>
      </w:r>
    </w:p>
    <w:p w:rsidR="00102852" w:rsidRPr="005B4ED2" w:rsidRDefault="001D2A45">
      <w:pPr>
        <w:rPr>
          <w:lang w:val="fr-FR"/>
        </w:rPr>
      </w:pPr>
      <w:r>
        <w:rPr>
          <w:b/>
          <w:lang w:val="fr-FR"/>
        </w:rPr>
        <w:t>E2 :</w:t>
      </w:r>
      <w:r>
        <w:rPr>
          <w:lang w:val="fr-FR"/>
        </w:rPr>
        <w:t xml:space="preserve"> Et ça restera complètement confidentiel. Donc, sois rassuré, ça te sortira. Si je me fais virer, je saurais où ça vient, je plaisante.</w:t>
      </w:r>
    </w:p>
    <w:p w:rsidR="00102852" w:rsidRPr="005B4ED2" w:rsidRDefault="001D2A45">
      <w:pPr>
        <w:rPr>
          <w:lang w:val="fr-FR"/>
        </w:rPr>
      </w:pPr>
      <w:r>
        <w:rPr>
          <w:b/>
          <w:lang w:val="fr-FR"/>
        </w:rPr>
        <w:t>Auteur :</w:t>
      </w:r>
      <w:r>
        <w:rPr>
          <w:lang w:val="fr-FR"/>
        </w:rPr>
        <w:t xml:space="preserve"> Du coup, on passe à la dernière partie de cet entretien. Donc, la onzième question. Comment décrirais-tu tes interactions avec tes collègues ?</w:t>
      </w:r>
    </w:p>
    <w:p w:rsidR="00102852" w:rsidRPr="005B4ED2" w:rsidRDefault="001D2A45">
      <w:pPr>
        <w:rPr>
          <w:lang w:val="fr-FR"/>
        </w:rPr>
      </w:pPr>
      <w:r>
        <w:rPr>
          <w:lang w:val="fr-FR"/>
        </w:rPr>
        <w:t>Donc, ça peut être au niveau de la collaboration, de l'entraide, de la gestion des tensions éventuelles, ou autre. C'est complètement libre.</w:t>
      </w:r>
    </w:p>
    <w:p w:rsidR="00102852" w:rsidRPr="005B4ED2" w:rsidRDefault="001D2A45">
      <w:pPr>
        <w:rPr>
          <w:lang w:val="fr-FR"/>
        </w:rPr>
      </w:pPr>
      <w:r>
        <w:rPr>
          <w:b/>
          <w:lang w:val="fr-FR"/>
        </w:rPr>
        <w:t>E2 :</w:t>
      </w:r>
      <w:r>
        <w:rPr>
          <w:lang w:val="fr-FR"/>
        </w:rPr>
        <w:t xml:space="preserve"> Alors, l'interaction avec mes collègues, j'ai mes interactions, mais j'essaie tant que possible de rester professionnel. Je parle très peu de ma vie privée parce que depuis 10 ans, à l'international, j'en ai suffisamment appris à rester plus réservé quant à mon avis personnel. J'essaie de ne pas tendre le dos pour me faire battre.</w:t>
      </w:r>
    </w:p>
    <w:p w:rsidR="00102852" w:rsidRPr="005B4ED2" w:rsidRDefault="001D2A45">
      <w:pPr>
        <w:rPr>
          <w:lang w:val="fr-FR"/>
        </w:rPr>
      </w:pPr>
      <w:r>
        <w:rPr>
          <w:lang w:val="fr-FR"/>
        </w:rPr>
        <w:t>Après, j'essaie de ne pas m'identifier avec les gens non plus. Donc, même quand certaines personnes m'énervent, j'hésite de continuer. Je dois éviter de continuer parce que ce n'est pas professionnel.</w:t>
      </w:r>
    </w:p>
    <w:p w:rsidR="00102852" w:rsidRPr="005B4ED2" w:rsidRDefault="001D2A45">
      <w:pPr>
        <w:rPr>
          <w:lang w:val="fr-FR"/>
        </w:rPr>
      </w:pPr>
      <w:r>
        <w:rPr>
          <w:lang w:val="fr-FR"/>
        </w:rPr>
        <w:t>Après, je suis prête à aider les autres. J'ai vécu, pour de vrai, en zone de combat, je sais ce que c’est qu'un esprit de cohésion et d’entraide, parce que ta vie est dans la main de l'autre. Donc ça, je l’ai touché du doigt.</w:t>
      </w:r>
    </w:p>
    <w:p w:rsidR="00102852" w:rsidRPr="005B4ED2" w:rsidRDefault="001D2A45">
      <w:pPr>
        <w:rPr>
          <w:lang w:val="fr-FR"/>
        </w:rPr>
      </w:pPr>
      <w:r>
        <w:rPr>
          <w:lang w:val="fr-FR"/>
        </w:rPr>
        <w:t>Je ne te retrouve pas, évidemment, à la centrale, mais j'ai cette valeur-là qui est importante pour moi. Après, je n'hésite pas à aller m'aider, poser des questions. Quand j'ai des questions très pratiques, je ne sais pas.</w:t>
      </w:r>
    </w:p>
    <w:p w:rsidR="00102852" w:rsidRPr="005B4ED2" w:rsidRDefault="001D2A45">
      <w:pPr>
        <w:rPr>
          <w:lang w:val="fr-FR"/>
        </w:rPr>
      </w:pPr>
      <w:r>
        <w:rPr>
          <w:lang w:val="fr-FR"/>
        </w:rPr>
        <w:t>Je me retourne vers les chefs de salle. Quand on en a un de compétent, parce qu'on en a quelques-uns de très compétents et qui sont des vraies boîtes à outils, pas tous il faut le dire.</w:t>
      </w:r>
    </w:p>
    <w:p w:rsidR="00102852" w:rsidRPr="005B4ED2" w:rsidRDefault="001D2A45">
      <w:pPr>
        <w:rPr>
          <w:lang w:val="fr-FR"/>
        </w:rPr>
      </w:pPr>
      <w:r>
        <w:rPr>
          <w:lang w:val="fr-FR"/>
        </w:rPr>
        <w:t>J'essaie d'amener du positif dans mon travail parce que rappeler mes soucis, ça ne me fera rien. Avec les cadres de proximité, je suis une bonne humeur, je suis souriante.</w:t>
      </w:r>
    </w:p>
    <w:p w:rsidR="00102852" w:rsidRPr="005B4ED2" w:rsidRDefault="001D2A45">
      <w:pPr>
        <w:rPr>
          <w:lang w:val="fr-FR"/>
        </w:rPr>
      </w:pPr>
      <w:r>
        <w:rPr>
          <w:b/>
          <w:lang w:val="fr-FR"/>
        </w:rPr>
        <w:t>Auteur :</w:t>
      </w:r>
      <w:r>
        <w:rPr>
          <w:lang w:val="fr-FR"/>
        </w:rPr>
        <w:t xml:space="preserve"> Comment perçois-tu ta relation avec ta hiérarchie ?</w:t>
      </w:r>
    </w:p>
    <w:p w:rsidR="00102852" w:rsidRPr="005B4ED2" w:rsidRDefault="001D2A45">
      <w:pPr>
        <w:rPr>
          <w:lang w:val="fr-FR"/>
        </w:rPr>
      </w:pPr>
      <w:r>
        <w:rPr>
          <w:b/>
          <w:lang w:val="fr-FR"/>
        </w:rPr>
        <w:t>E2 :</w:t>
      </w:r>
      <w:r>
        <w:rPr>
          <w:lang w:val="fr-FR"/>
        </w:rPr>
        <w:t xml:space="preserve"> Avec notre chef de service, je ne lui adresse plus la parole parce qu'elle m'a fait pleurer quand j’étais mal. Je dis bonjour, bonsoir, j'ai fait des sourires.</w:t>
      </w:r>
    </w:p>
    <w:p w:rsidR="00102852" w:rsidRPr="005B4ED2" w:rsidRDefault="001D2A45">
      <w:pPr>
        <w:rPr>
          <w:lang w:val="fr-FR"/>
        </w:rPr>
      </w:pPr>
      <w:r>
        <w:rPr>
          <w:lang w:val="fr-FR"/>
        </w:rPr>
        <w:t>Avec elle, je suis distante depuis cette histoire. Et avec les autres cadres, je plaisante, je suis sympa mais je n'en pense pas moins.</w:t>
      </w:r>
    </w:p>
    <w:p w:rsidR="00102852" w:rsidRPr="005B4ED2" w:rsidRDefault="001D2A45">
      <w:pPr>
        <w:rPr>
          <w:lang w:val="fr-FR"/>
        </w:rPr>
      </w:pPr>
      <w:r>
        <w:rPr>
          <w:b/>
          <w:lang w:val="fr-FR"/>
        </w:rPr>
        <w:lastRenderedPageBreak/>
        <w:t>Auteur :</w:t>
      </w:r>
      <w:r>
        <w:rPr>
          <w:lang w:val="fr-FR"/>
        </w:rPr>
        <w:t xml:space="preserve"> En général, comment fais-tu face au stress ou aux imprévus dans ton travail ? Est-ce que tu as, par exemple, développé des stratégies ou des habitudes particulières ?</w:t>
      </w:r>
    </w:p>
    <w:p w:rsidR="00102852" w:rsidRPr="005B4ED2" w:rsidRDefault="001D2A45">
      <w:pPr>
        <w:rPr>
          <w:lang w:val="fr-FR"/>
        </w:rPr>
      </w:pPr>
      <w:r>
        <w:rPr>
          <w:b/>
          <w:lang w:val="fr-FR"/>
        </w:rPr>
        <w:t>Auteur :</w:t>
      </w:r>
      <w:r>
        <w:rPr>
          <w:lang w:val="fr-FR"/>
        </w:rPr>
        <w:t xml:space="preserve"> On arrive gentiment à la fin de cet entretien. En conclusion, as-tu des suggestions ou des commentaires à partager qui n'ont pas été forcément abordés durant l'entretien ?</w:t>
      </w:r>
    </w:p>
    <w:p w:rsidR="00102852" w:rsidRPr="005B4ED2" w:rsidRDefault="001D2A45">
      <w:pPr>
        <w:rPr>
          <w:lang w:val="fr-FR"/>
        </w:rPr>
      </w:pPr>
      <w:r>
        <w:rPr>
          <w:b/>
          <w:lang w:val="fr-FR"/>
        </w:rPr>
        <w:t>E2 :</w:t>
      </w:r>
      <w:r>
        <w:rPr>
          <w:lang w:val="fr-FR"/>
        </w:rPr>
        <w:t xml:space="preserve"> Non, je ne peux pas les lire. Il y a plein de trucs. Malgré tout ce que j'ai pu dire de négatif, y compris sur la cheffe de service, les choses ne sont pas gravées dans le marbre.</w:t>
      </w:r>
    </w:p>
    <w:p w:rsidR="00102852" w:rsidRPr="005B4ED2" w:rsidRDefault="001D2A45">
      <w:pPr>
        <w:rPr>
          <w:lang w:val="fr-FR"/>
        </w:rPr>
      </w:pPr>
      <w:r>
        <w:rPr>
          <w:lang w:val="fr-FR"/>
        </w:rPr>
        <w:t>Une fois qu'un constat est fait, je pense qu'il faut essayer, même si c'est des petites choses. Il faut toujours croire que les choses peuvent avancer.</w:t>
      </w:r>
    </w:p>
    <w:p w:rsidR="00102852" w:rsidRPr="005B4ED2" w:rsidRDefault="001D2A45">
      <w:pPr>
        <w:rPr>
          <w:lang w:val="fr-FR"/>
        </w:rPr>
      </w:pPr>
      <w:r>
        <w:rPr>
          <w:lang w:val="fr-FR"/>
        </w:rPr>
        <w:t>On ne construit pas une ville en une journée. La seule chose que je veux garder, c'est qu'il faut poser des choses d'abord, parce que tant qu'on ne les pose pas, on ne peut pas progresser. Si on ne voit pas les points personnels, institutionnels, organisationnels, il faut être capable de les poser sur le papier sans se sentir mal.</w:t>
      </w:r>
    </w:p>
    <w:p w:rsidR="00102852" w:rsidRPr="005B4ED2" w:rsidRDefault="001D2A45">
      <w:pPr>
        <w:rPr>
          <w:lang w:val="fr-FR"/>
        </w:rPr>
      </w:pPr>
      <w:r>
        <w:rPr>
          <w:lang w:val="fr-FR"/>
        </w:rPr>
        <w:t>Une fois qu'on a fait ça, il faut obligatoirement essayer, même si c'est modeste, de progresser. Sinon, on reste en négatif. Je suis persuadée qu'il y a des leviers.</w:t>
      </w:r>
    </w:p>
    <w:p w:rsidR="00102852" w:rsidRPr="005B4ED2" w:rsidRDefault="001D2A45">
      <w:pPr>
        <w:rPr>
          <w:lang w:val="fr-FR"/>
        </w:rPr>
      </w:pPr>
      <w:r>
        <w:rPr>
          <w:lang w:val="fr-FR"/>
        </w:rPr>
        <w:t>Il faut, même si c'est pratiquement, même si ça ne se fait pas en un an, en deux ans, en trois ans, ne pas lâcher prise et continuer à avancer. Faire ce que tu fais, les formations comme j'ai fait, mieux comprendre et pouvoir être acteur et pas être passif, ne pas subir les choses comme des victimes. On n'est pas des victimes.</w:t>
      </w:r>
    </w:p>
    <w:p w:rsidR="00102852" w:rsidRPr="005B4ED2" w:rsidRDefault="001D2A45">
      <w:pPr>
        <w:rPr>
          <w:lang w:val="fr-FR"/>
        </w:rPr>
      </w:pPr>
      <w:r>
        <w:rPr>
          <w:lang w:val="fr-FR"/>
        </w:rPr>
        <w:t>On est des victimes si on autorise les gens à être des bougres.</w:t>
      </w:r>
    </w:p>
    <w:p w:rsidR="00102852" w:rsidRPr="005B4ED2" w:rsidRDefault="001D2A45">
      <w:pPr>
        <w:rPr>
          <w:lang w:val="fr-FR"/>
        </w:rPr>
      </w:pPr>
      <w:r>
        <w:rPr>
          <w:b/>
          <w:lang w:val="fr-FR"/>
        </w:rPr>
        <w:t>Auteur :</w:t>
      </w:r>
      <w:r>
        <w:rPr>
          <w:lang w:val="fr-FR"/>
        </w:rPr>
        <w:t xml:space="preserve"> Moi, de mon côté, je termine par une dernière question. Je ne sais pas si on l'avait précisé en début d'entretien. Tu es à la Centrale depuis combien de temps ?</w:t>
      </w:r>
    </w:p>
    <w:p w:rsidR="00102852" w:rsidRPr="005B4ED2" w:rsidRDefault="001D2A45">
      <w:pPr>
        <w:rPr>
          <w:lang w:val="fr-FR"/>
        </w:rPr>
      </w:pPr>
      <w:r>
        <w:rPr>
          <w:b/>
          <w:lang w:val="fr-FR"/>
        </w:rPr>
        <w:t>E2 :</w:t>
      </w:r>
      <w:r>
        <w:rPr>
          <w:lang w:val="fr-FR"/>
        </w:rPr>
        <w:t xml:space="preserve"> Ça ne fait pas tout à fait deux ans encore. Juin 2023, 18 mois.</w:t>
      </w:r>
    </w:p>
    <w:p w:rsidR="00102852" w:rsidRPr="005B4ED2" w:rsidRDefault="001D2A45">
      <w:pPr>
        <w:rPr>
          <w:lang w:val="fr-FR"/>
        </w:rPr>
      </w:pPr>
      <w:r>
        <w:rPr>
          <w:lang w:val="fr-FR"/>
        </w:rPr>
        <w:t>Je fais presque partie des anciennes tellement ça tourne. C'est dingue. Je ne veux pas te faire une insulte, toi qui es là depuis longtemps.</w:t>
      </w:r>
    </w:p>
    <w:p w:rsidR="00102852" w:rsidRPr="005B4ED2" w:rsidRDefault="001D2A45">
      <w:pPr>
        <w:rPr>
          <w:lang w:val="fr-FR"/>
        </w:rPr>
      </w:pPr>
      <w:r>
        <w:rPr>
          <w:lang w:val="fr-FR"/>
        </w:rPr>
        <w:t>C'est très rigolo parce qu'il y a des très nouveaux et des très anciens. C'est bizarre qu'il n'y ait rien entre. Ce n'est pas normal.</w:t>
      </w:r>
    </w:p>
    <w:p w:rsidR="00102852" w:rsidRPr="005B4ED2" w:rsidRDefault="001D2A45">
      <w:pPr>
        <w:rPr>
          <w:lang w:val="fr-FR"/>
        </w:rPr>
      </w:pPr>
      <w:r>
        <w:rPr>
          <w:lang w:val="fr-FR"/>
        </w:rPr>
        <w:t>On devrait avoir toutes les strates. Je ne sais pas pourquoi, mais il y a des très anciens qui ont survécu.</w:t>
      </w:r>
    </w:p>
    <w:p w:rsidR="00102852" w:rsidRPr="005B4ED2" w:rsidRDefault="001D2A45">
      <w:pPr>
        <w:rPr>
          <w:lang w:val="fr-FR"/>
        </w:rPr>
      </w:pPr>
      <w:r>
        <w:rPr>
          <w:lang w:val="fr-FR"/>
        </w:rPr>
        <w:t>Tu as des tout nouveaux et les gens ne restent pas. Les gens partent. Ce n'est pas normal.</w:t>
      </w:r>
    </w:p>
    <w:p w:rsidR="00102852" w:rsidRPr="005B4ED2" w:rsidRDefault="001D2A45">
      <w:pPr>
        <w:rPr>
          <w:lang w:val="fr-FR"/>
        </w:rPr>
      </w:pPr>
      <w:r>
        <w:rPr>
          <w:b/>
          <w:lang w:val="fr-FR"/>
        </w:rPr>
        <w:t>Auteur :</w:t>
      </w:r>
      <w:r>
        <w:rPr>
          <w:lang w:val="fr-FR"/>
        </w:rPr>
        <w:t xml:space="preserve"> Est-ce que tu as d'autres choses à rajouter ou on peut gentiment conclure ?</w:t>
      </w:r>
    </w:p>
    <w:p w:rsidR="00102852" w:rsidRPr="005B4ED2" w:rsidRDefault="001D2A45">
      <w:pPr>
        <w:rPr>
          <w:lang w:val="fr-FR"/>
        </w:rPr>
      </w:pPr>
      <w:r>
        <w:rPr>
          <w:b/>
          <w:lang w:val="fr-FR"/>
        </w:rPr>
        <w:t>E2 :</w:t>
      </w:r>
      <w:r>
        <w:rPr>
          <w:lang w:val="fr-FR"/>
        </w:rPr>
        <w:t xml:space="preserve"> Non. Je crois que j'ai pas mal parlé. Tu veux vraiment que je parle encore?</w:t>
      </w:r>
    </w:p>
    <w:p w:rsidR="00102852" w:rsidRPr="005B4ED2" w:rsidRDefault="001D2A45">
      <w:pPr>
        <w:rPr>
          <w:lang w:val="fr-FR"/>
        </w:rPr>
      </w:pPr>
      <w:r>
        <w:rPr>
          <w:lang w:val="fr-FR"/>
        </w:rPr>
        <w:t>Parce que là, t'es fichu [rires]. Je te remercie. Je te remercie de faire cette formation et puis, quelque part, j'aime bien ta personnalité, mais là, c'est un jugement de valeur, mais au-delà de ça, je pense que ça te rend meilleur.</w:t>
      </w:r>
    </w:p>
    <w:p w:rsidR="00102852" w:rsidRPr="005B4ED2" w:rsidRDefault="001D2A45">
      <w:pPr>
        <w:rPr>
          <w:lang w:val="fr-FR"/>
        </w:rPr>
      </w:pPr>
      <w:r>
        <w:rPr>
          <w:lang w:val="fr-FR"/>
        </w:rPr>
        <w:t>Toi, tu ne t'en rends peut-être pas compte, mais professionnellement parlant, je vois l'effet positif de la formation que tu es en train de faire sur ta manière d'être dans la centrale en tant que collègue et en tant que chef de salle.</w:t>
      </w:r>
    </w:p>
    <w:p w:rsidR="00102852" w:rsidRPr="005B4ED2" w:rsidRDefault="001D2A45">
      <w:pPr>
        <w:rPr>
          <w:lang w:val="fr-FR"/>
        </w:rPr>
      </w:pPr>
      <w:r>
        <w:rPr>
          <w:b/>
          <w:lang w:val="fr-FR"/>
        </w:rPr>
        <w:lastRenderedPageBreak/>
        <w:t>Auteur :</w:t>
      </w:r>
      <w:r>
        <w:rPr>
          <w:lang w:val="fr-FR"/>
        </w:rPr>
        <w:t xml:space="preserve"> Je te remercie. Et puis, je te remercie également d'avoir accepté de faire cet échange-là. Et du coup, on va conclure.</w:t>
      </w:r>
    </w:p>
    <w:p w:rsidR="00102852" w:rsidRPr="005B4ED2" w:rsidRDefault="001D2A45">
      <w:pPr>
        <w:rPr>
          <w:lang w:val="fr-FR"/>
        </w:rPr>
      </w:pPr>
      <w:r>
        <w:rPr>
          <w:lang w:val="fr-FR"/>
        </w:rPr>
        <w:t>On referme cette porte gentiment. Et encore une fois, ça reste complètement confidentiel.</w:t>
      </w:r>
    </w:p>
    <w:p w:rsidR="00102852" w:rsidRPr="005B4ED2" w:rsidRDefault="001D2A45">
      <w:pPr>
        <w:rPr>
          <w:lang w:val="fr-FR"/>
        </w:rPr>
      </w:pPr>
      <w:r>
        <w:rPr>
          <w:b/>
          <w:lang w:val="fr-FR"/>
        </w:rPr>
        <w:t>E2 :</w:t>
      </w:r>
      <w:r>
        <w:rPr>
          <w:lang w:val="fr-FR"/>
        </w:rPr>
        <w:t xml:space="preserve"> Il y a intérêt, parce que vu ce que j'ai dit, sinon je serais tirée, mais je ne me mets plus jamais les pieds là-bas. [rires]</w:t>
      </w:r>
    </w:p>
    <w:p w:rsidR="00102852" w:rsidRPr="005B4ED2" w:rsidRDefault="001D2A45">
      <w:pPr>
        <w:rPr>
          <w:lang w:val="fr-FR"/>
        </w:rPr>
      </w:pPr>
      <w:r>
        <w:rPr>
          <w:b/>
          <w:lang w:val="fr-FR"/>
        </w:rPr>
        <w:t>Auteur :</w:t>
      </w:r>
      <w:r>
        <w:rPr>
          <w:lang w:val="fr-FR"/>
        </w:rPr>
        <w:t xml:space="preserve"> Alors, tu peux compter sur l'intégrité du cursus MRHC et sur le mien également. Il n'y a aucun souci.</w:t>
      </w:r>
    </w:p>
    <w:p w:rsidR="00102852" w:rsidRPr="005B4ED2" w:rsidRDefault="001D2A45">
      <w:pPr>
        <w:rPr>
          <w:lang w:val="fr-FR"/>
        </w:rPr>
      </w:pPr>
      <w:r>
        <w:rPr>
          <w:b/>
          <w:lang w:val="fr-FR"/>
        </w:rPr>
        <w:t>E2 :</w:t>
      </w:r>
      <w:r>
        <w:rPr>
          <w:lang w:val="fr-FR"/>
        </w:rPr>
        <w:t xml:space="preserve"> J’espère. Je t'avoue que c'est...</w:t>
      </w:r>
    </w:p>
    <w:p w:rsidR="00102852" w:rsidRPr="005B4ED2" w:rsidRDefault="001D2A45">
      <w:pPr>
        <w:rPr>
          <w:lang w:val="fr-FR"/>
        </w:rPr>
      </w:pPr>
      <w:r>
        <w:rPr>
          <w:b/>
          <w:lang w:val="fr-FR"/>
        </w:rPr>
        <w:t>Auteur :</w:t>
      </w:r>
      <w:r>
        <w:rPr>
          <w:lang w:val="fr-FR"/>
        </w:rPr>
        <w:t xml:space="preserve"> Je l'entends, je te crois, c'est stressant.</w:t>
      </w:r>
    </w:p>
    <w:p w:rsidR="00102852" w:rsidRPr="005B4ED2" w:rsidRDefault="001D2A45">
      <w:pPr>
        <w:rPr>
          <w:lang w:val="fr-FR"/>
        </w:rPr>
      </w:pPr>
      <w:r>
        <w:rPr>
          <w:b/>
          <w:lang w:val="fr-FR"/>
        </w:rPr>
        <w:t>E2 :</w:t>
      </w:r>
      <w:r>
        <w:rPr>
          <w:lang w:val="fr-FR"/>
        </w:rPr>
        <w:t xml:space="preserve"> Je te jure que c'est stressant.</w:t>
      </w:r>
    </w:p>
    <w:p w:rsidR="00102852" w:rsidRPr="005B4ED2" w:rsidRDefault="001D2A45">
      <w:pPr>
        <w:rPr>
          <w:lang w:val="fr-FR"/>
        </w:rPr>
      </w:pPr>
      <w:r>
        <w:rPr>
          <w:b/>
          <w:lang w:val="fr-FR"/>
        </w:rPr>
        <w:t>Auteur :</w:t>
      </w:r>
      <w:r>
        <w:rPr>
          <w:lang w:val="fr-FR"/>
        </w:rPr>
        <w:t xml:space="preserve"> D'échanger comme ça, tu veux dire ? Non.</w:t>
      </w:r>
    </w:p>
    <w:p w:rsidR="00102852" w:rsidRPr="005B4ED2" w:rsidRDefault="001D2A45">
      <w:pPr>
        <w:rPr>
          <w:lang w:val="fr-FR"/>
        </w:rPr>
      </w:pPr>
      <w:r>
        <w:rPr>
          <w:b/>
          <w:lang w:val="fr-FR"/>
        </w:rPr>
        <w:t>E2 :</w:t>
      </w:r>
      <w:r>
        <w:rPr>
          <w:lang w:val="fr-FR"/>
        </w:rPr>
        <w:t xml:space="preserve"> Non, non, non. D'avoir eu à franchir, de dire ce que je pensais. Pour moi, c'est hyper stressant.</w:t>
      </w:r>
    </w:p>
    <w:p w:rsidR="00102852" w:rsidRPr="005B4ED2" w:rsidRDefault="001D2A45">
      <w:pPr>
        <w:rPr>
          <w:lang w:val="fr-FR"/>
        </w:rPr>
      </w:pPr>
      <w:r>
        <w:rPr>
          <w:b/>
          <w:lang w:val="fr-FR"/>
        </w:rPr>
        <w:t>Auteur :</w:t>
      </w:r>
      <w:r>
        <w:rPr>
          <w:lang w:val="fr-FR"/>
        </w:rPr>
        <w:t xml:space="preserve"> Je comprends.</w:t>
      </w:r>
    </w:p>
    <w:p w:rsidR="00102852" w:rsidRPr="005B4ED2" w:rsidRDefault="001D2A45">
      <w:pPr>
        <w:rPr>
          <w:lang w:val="fr-FR"/>
        </w:rPr>
      </w:pPr>
      <w:r>
        <w:rPr>
          <w:b/>
          <w:lang w:val="fr-FR"/>
        </w:rPr>
        <w:t>E2 :</w:t>
      </w:r>
      <w:r>
        <w:rPr>
          <w:lang w:val="fr-FR"/>
        </w:rPr>
        <w:t xml:space="preserve"> Je me dis, j'espère vraiment, que ça ne va pas filtrer par les couloirs à droite, à gauche, au milieu, et que je vais me retrouver... Ce n'est pas normal que ça me fasse cet effet-là. Ça ne devrait pas.</w:t>
      </w:r>
    </w:p>
    <w:p w:rsidR="00102852" w:rsidRPr="005B4ED2" w:rsidRDefault="001D2A45">
      <w:pPr>
        <w:rPr>
          <w:lang w:val="fr-FR"/>
        </w:rPr>
      </w:pPr>
      <w:r>
        <w:rPr>
          <w:lang w:val="fr-FR"/>
        </w:rPr>
        <w:t>Mais c'est un fait. Je le sens physiquement là. Je me dis, « Oh ! T'aurais pas dû dire ça. Ça va retomber sur la gueule ». Donc il y a une crainte.</w:t>
      </w:r>
    </w:p>
    <w:p w:rsidR="00102852" w:rsidRPr="005B4ED2" w:rsidRDefault="001D2A45">
      <w:pPr>
        <w:rPr>
          <w:lang w:val="fr-FR"/>
        </w:rPr>
      </w:pPr>
      <w:r>
        <w:rPr>
          <w:b/>
          <w:lang w:val="fr-FR"/>
        </w:rPr>
        <w:t>Auteur :</w:t>
      </w:r>
      <w:r>
        <w:rPr>
          <w:lang w:val="fr-FR"/>
        </w:rPr>
        <w:t xml:space="preserve"> Oui, je suis... complètement d'accord sur ce fait-là. Et puis, encore une fois, ça reste strictement confidentiel.</w:t>
      </w:r>
    </w:p>
    <w:p w:rsidR="00102852" w:rsidRPr="005B4ED2" w:rsidRDefault="001D2A45">
      <w:pPr>
        <w:rPr>
          <w:lang w:val="fr-FR"/>
        </w:rPr>
      </w:pPr>
      <w:r>
        <w:rPr>
          <w:lang w:val="fr-FR"/>
        </w:rPr>
        <w:t>Ça ne sortira pas du cursus MRHC. Donc des évaluateurs, des professeurs qui vont évaluer mon travail. Et puis, de moi-même non plus.</w:t>
      </w:r>
    </w:p>
    <w:p w:rsidR="00102852" w:rsidRPr="005B4ED2" w:rsidRDefault="001D2A45">
      <w:pPr>
        <w:rPr>
          <w:lang w:val="fr-FR"/>
        </w:rPr>
      </w:pPr>
      <w:r>
        <w:rPr>
          <w:b/>
          <w:lang w:val="fr-FR"/>
        </w:rPr>
        <w:t>E2 :</w:t>
      </w:r>
      <w:r>
        <w:rPr>
          <w:lang w:val="fr-FR"/>
        </w:rPr>
        <w:t xml:space="preserve"> Non, mais toi, j'ai confiance. Toi, je te connais, c'est bon. Les autres personnes, je ne les connais pas.</w:t>
      </w:r>
    </w:p>
    <w:p w:rsidR="00102852" w:rsidRPr="005B4ED2" w:rsidRDefault="001D2A45">
      <w:pPr>
        <w:rPr>
          <w:lang w:val="fr-FR"/>
        </w:rPr>
      </w:pPr>
      <w:r>
        <w:rPr>
          <w:lang w:val="fr-FR"/>
        </w:rPr>
        <w:t>Donc comme je ne les connais pas, je ne sais pas.</w:t>
      </w:r>
    </w:p>
    <w:p w:rsidR="00102852" w:rsidRPr="005B4ED2" w:rsidRDefault="001D2A45">
      <w:pPr>
        <w:rPr>
          <w:lang w:val="fr-FR"/>
        </w:rPr>
      </w:pPr>
      <w:r>
        <w:rPr>
          <w:lang w:val="fr-FR"/>
        </w:rPr>
        <w:t>Tu sais, je suis devenue très méfiante après 10 ans dans les missions à l’étranger.</w:t>
      </w:r>
    </w:p>
    <w:p w:rsidR="00102852" w:rsidRPr="005B4ED2" w:rsidRDefault="001D2A45">
      <w:pPr>
        <w:rPr>
          <w:lang w:val="fr-FR"/>
        </w:rPr>
      </w:pPr>
      <w:r>
        <w:rPr>
          <w:b/>
          <w:lang w:val="fr-FR"/>
        </w:rPr>
        <w:t>Auteur :</w:t>
      </w:r>
      <w:r>
        <w:rPr>
          <w:lang w:val="fr-FR"/>
        </w:rPr>
        <w:t xml:space="preserve"> Alors, je te remercie. Je vais donc couper l'enregistrement. Oui, ben merci à toi.</w:t>
      </w:r>
    </w:p>
    <w:p w:rsidR="00102852" w:rsidRPr="005B4ED2" w:rsidRDefault="001D2A45">
      <w:pPr>
        <w:rPr>
          <w:lang w:val="fr-FR"/>
        </w:rPr>
      </w:pPr>
      <w:r>
        <w:rPr>
          <w:lang w:val="fr-FR"/>
        </w:rPr>
        <w:t>Et je te dis à bientôt.</w:t>
      </w:r>
    </w:p>
    <w:p w:rsidR="00102852" w:rsidRPr="005B4ED2" w:rsidRDefault="001D2A45">
      <w:pPr>
        <w:rPr>
          <w:lang w:val="fr-FR"/>
        </w:rPr>
      </w:pPr>
      <w:r>
        <w:rPr>
          <w:b/>
          <w:lang w:val="fr-FR"/>
        </w:rPr>
        <w:t>E2 :</w:t>
      </w:r>
      <w:r>
        <w:rPr>
          <w:lang w:val="fr-FR"/>
        </w:rPr>
        <w:t xml:space="preserve"> Ben écoute, merci à toi et surtout à bientôt à la centrale.</w:t>
      </w:r>
    </w:p>
    <w:p w:rsidR="00102852" w:rsidRDefault="00102852">
      <w:pPr>
        <w:rPr>
          <w:lang w:val="fr-FR"/>
        </w:rPr>
      </w:pPr>
    </w:p>
    <w:p w:rsidR="005B4ED2" w:rsidRPr="005B4ED2" w:rsidRDefault="005B4ED2">
      <w:pPr>
        <w:rPr>
          <w:lang w:val="fr-FR"/>
        </w:rPr>
      </w:pPr>
    </w:p>
    <w:p w:rsidR="00B01F9F" w:rsidRPr="00B72B4E" w:rsidRDefault="00886E3A">
      <w:pPr>
        <w:pStyle w:val="Titre2"/>
        <w:rPr>
          <w:lang w:val="fr-FR"/>
        </w:rPr>
      </w:pPr>
      <w:bookmarkStart w:id="40" w:name="_Toc241271703"/>
      <w:r>
        <w:rPr>
          <w:lang w:val="fr-FR"/>
        </w:rPr>
        <w:t>Annexe D – Déclaration d'utilisation de l'intelligence artificielle</w:t>
      </w:r>
      <w:bookmarkEnd w:id="40"/>
    </w:p>
    <w:p w:rsidR="00B01F9F" w:rsidRPr="00B72B4E" w:rsidRDefault="00886E3A">
      <w:pPr>
        <w:rPr>
          <w:lang w:val="fr-FR"/>
        </w:rPr>
      </w:pPr>
      <w:r>
        <w:rPr>
          <w:b/>
          <w:lang w:val="fr-FR"/>
        </w:rPr>
        <w:t>Outil utilisé.</w:t>
      </w:r>
      <w:r>
        <w:rPr>
          <w:lang w:val="fr-FR"/>
        </w:rPr>
        <w:t xml:space="preserve"> Claude (Anthropic).</w:t>
      </w:r>
    </w:p>
    <w:p w:rsidR="005B4ED2" w:rsidRPr="005B4ED2" w:rsidRDefault="005B4ED2" w:rsidP="005B4ED2">
      <w:pPr>
        <w:spacing w:line="300" w:lineRule="auto"/>
        <w:rPr>
          <w:lang w:val="fr-FR"/>
        </w:rPr>
      </w:pPr>
      <w:r>
        <w:rPr>
          <w:lang w:val="fr-FR"/>
        </w:rPr>
        <w:lastRenderedPageBreak/>
        <w:t xml:space="preserve">J’ai utilisé Claude. L’outil m’a d’abord servi à l’idéation : à partir de mon contexte organisationnel, des supports de cours et de la grille d’évaluation du module, il a proposé des pistes d’analyse qui m’ont permis d’élaborer un plan clair, que j’ai ensuite retravaillé. Il a ensuite fourni une base rédactionnelle à partir de ce plan et de mon propre contenu écrit : observations de terrain, entretiens et analyses. Les principaux prompts portaient sur la structuration du plan selon la grille d’audit du cours, sur l’intégration des biais cognitifs au vu des entretiens et sur la clarification de ma position de chef de salle. </w:t>
      </w:r>
    </w:p>
    <w:p w:rsidR="005B4ED2" w:rsidRPr="005B4ED2" w:rsidRDefault="005B4ED2" w:rsidP="005B4ED2">
      <w:pPr>
        <w:spacing w:line="300" w:lineRule="auto"/>
        <w:rPr>
          <w:lang w:val="fr-FR"/>
        </w:rPr>
      </w:pPr>
    </w:p>
    <w:p w:rsidR="005B4ED2" w:rsidRPr="005B4ED2" w:rsidRDefault="005B4ED2" w:rsidP="005B4ED2">
      <w:pPr>
        <w:spacing w:line="300" w:lineRule="auto"/>
        <w:rPr>
          <w:lang w:val="fr-FR"/>
        </w:rPr>
      </w:pPr>
      <w:r>
        <w:rPr>
          <w:lang w:val="fr-FR"/>
        </w:rPr>
        <w:t>L’apport de l’IA tient à la rapidité de synthèse et de structuration. Sa principale limite est de ne pas connaître le contexte organisationnel ni la réalité du terrain, et de ne pas pouvoir les évaluer avec finesse. Un important travail de réécriture a donc été nécessaire pour garantir la cohérence du texte et une trajectoire d’analyse fidèle au terrain et au matériau recueilli. J’assume l’entière responsabilité du contenu, de la vérification des sources et des conclusions.</w:t>
      </w:r>
    </w:p>
    <w:p w:rsidR="005B4ED2" w:rsidRPr="005B4ED2" w:rsidRDefault="005B4ED2" w:rsidP="005B4ED2">
      <w:pPr>
        <w:spacing w:line="300" w:lineRule="auto"/>
        <w:rPr>
          <w:lang w:val="fr-FR"/>
        </w:rPr>
      </w:pPr>
    </w:p>
    <w:p w:rsidR="00300B29" w:rsidRPr="00B72B4E" w:rsidRDefault="005B4ED2" w:rsidP="00300B29">
      <w:pPr>
        <w:spacing w:line="300" w:lineRule="auto"/>
        <w:rPr>
          <w:lang w:val="fr-FR"/>
        </w:rPr>
      </w:pPr>
      <w:r>
        <w:rPr>
          <w:lang w:val="fr-FR"/>
        </w:rPr>
        <w:t xml:space="preserve">L’historique complet est disponible à l’adresse suivante : </w:t>
      </w:r>
      <w:hyperlink r:id="rId9" w:history="1">
        <w:r>
          <w:rPr>
            <w:rStyle w:val="Lienhypertexte"/>
            <w:lang w:val="fr-FR"/>
          </w:rPr>
          <w:t>Claude Code</w:t>
        </w:r>
      </w:hyperlink>
      <w:r>
        <w:rPr>
          <w:lang w:val="fr-FR"/>
        </w:rPr>
        <w:br w:type="page"/>
      </w:r>
    </w:p>
    <w:p w:rsidR="00B01F9F" w:rsidRPr="001416F3" w:rsidRDefault="00886E3A">
      <w:pPr>
        <w:pStyle w:val="Titre2"/>
        <w:rPr>
          <w:lang w:val="fr-FR"/>
        </w:rPr>
      </w:pPr>
      <w:bookmarkStart w:id="41" w:name="_Toc241271704"/>
      <w:r>
        <w:rPr>
          <w:lang w:val="fr-FR"/>
        </w:rPr>
        <w:lastRenderedPageBreak/>
        <w:t>Annexe E – Synthèse des recommandations au Conseil d'Unisanté</w:t>
      </w:r>
      <w:bookmarkEnd w:id="41"/>
    </w:p>
    <w:tbl>
      <w:tblPr>
        <w:tblStyle w:val="Grilledutableau"/>
        <w:tblW w:w="9072" w:type="dxa"/>
        <w:jc w:val="center"/>
        <w:tblLayout w:type="fixed"/>
        <w:tblLook w:val="04A0" w:firstRow="1" w:lastRow="0" w:firstColumn="1" w:lastColumn="0" w:noHBand="0" w:noVBand="1"/>
      </w:tblPr>
      <w:tblGrid>
        <w:gridCol w:w="2269"/>
        <w:gridCol w:w="2268"/>
        <w:gridCol w:w="2268"/>
        <w:gridCol w:w="2267"/>
      </w:tblGrid>
      <w:tr w:rsidR="00B01F9F" w:rsidRPr="001416F3">
        <w:trPr>
          <w:cantSplit/>
          <w:tblHeader/>
          <w:jc w:val="center"/>
        </w:trPr>
        <w:tc>
          <w:tcPr>
            <w:tcW w:w="2268" w:type="dxa"/>
            <w:shd w:val="clear" w:color="auto" w:fill="DCE3EC"/>
          </w:tcPr>
          <w:p w:rsidR="00B01F9F" w:rsidRPr="001416F3" w:rsidRDefault="00886E3A">
            <w:pPr>
              <w:spacing w:after="40" w:line="240" w:lineRule="auto"/>
              <w:jc w:val="left"/>
              <w:rPr>
                <w:lang w:val="fr-FR"/>
              </w:rPr>
            </w:pPr>
            <w:r>
              <w:rPr>
                <w:b/>
                <w:sz w:val="20"/>
                <w:lang w:val="fr-FR"/>
              </w:rPr>
              <w:t>Recommandation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Horizon</w:t>
            </w:r>
          </w:p>
        </w:tc>
        <w:tc>
          <w:tcPr>
            <w:tcW w:w="2268" w:type="dxa"/>
            <w:shd w:val="clear" w:color="auto" w:fill="DCE3EC"/>
          </w:tcPr>
          <w:p w:rsidR="00B01F9F" w:rsidRPr="001416F3" w:rsidRDefault="00886E3A">
            <w:pPr>
              <w:spacing w:after="40" w:line="240" w:lineRule="auto"/>
              <w:jc w:val="left"/>
              <w:rPr>
                <w:lang w:val="fr-FR"/>
              </w:rPr>
            </w:pPr>
            <w:r>
              <w:rPr>
                <w:b/>
                <w:sz w:val="20"/>
                <w:lang w:val="fr-FR"/>
              </w:rPr>
              <w:t>Mécanisme visé</w:t>
            </w:r>
          </w:p>
        </w:tc>
        <w:tc>
          <w:tcPr>
            <w:tcW w:w="2267" w:type="dxa"/>
            <w:shd w:val="clear" w:color="auto" w:fill="DCE3EC"/>
          </w:tcPr>
          <w:p w:rsidR="00B01F9F" w:rsidRPr="001416F3" w:rsidRDefault="00886E3A">
            <w:pPr>
              <w:spacing w:after="40" w:line="240" w:lineRule="auto"/>
              <w:jc w:val="left"/>
              <w:rPr>
                <w:lang w:val="fr-FR"/>
              </w:rPr>
            </w:pPr>
            <w:r>
              <w:rPr>
                <w:b/>
                <w:sz w:val="20"/>
                <w:lang w:val="fr-FR"/>
              </w:rPr>
              <w:t>Indicateur de suivi</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1. Restituer l'audit</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Découplage, logique de confiance</w:t>
            </w:r>
          </w:p>
        </w:tc>
        <w:tc>
          <w:tcPr>
            <w:tcW w:w="2267" w:type="dxa"/>
          </w:tcPr>
          <w:p w:rsidR="00B01F9F" w:rsidRPr="001416F3" w:rsidRDefault="00886E3A">
            <w:pPr>
              <w:spacing w:after="40" w:line="240" w:lineRule="auto"/>
              <w:jc w:val="left"/>
              <w:rPr>
                <w:lang w:val="fr-FR"/>
              </w:rPr>
            </w:pPr>
            <w:r>
              <w:rPr>
                <w:sz w:val="20"/>
                <w:lang w:val="fr-FR"/>
              </w:rPr>
              <w:t>Restitution effectuée, perception des collaborateurs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2. Indicateurs humains au Conseil</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Filtre d'attention, disponibilité</w:t>
            </w:r>
          </w:p>
        </w:tc>
        <w:tc>
          <w:tcPr>
            <w:tcW w:w="2267" w:type="dxa"/>
          </w:tcPr>
          <w:p w:rsidR="00B01F9F" w:rsidRPr="001416F3" w:rsidRDefault="00886E3A">
            <w:pPr>
              <w:spacing w:after="40" w:line="240" w:lineRule="auto"/>
              <w:jc w:val="left"/>
              <w:rPr>
                <w:lang w:val="fr-FR"/>
              </w:rPr>
            </w:pPr>
            <w:r>
              <w:rPr>
                <w:sz w:val="20"/>
                <w:lang w:val="fr-FR"/>
              </w:rPr>
              <w:t>Tableau de bord présenté au Conseil chaque semestre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3. Canal neutre</w:t>
            </w:r>
          </w:p>
        </w:tc>
        <w:tc>
          <w:tcPr>
            <w:tcW w:w="2268" w:type="dxa"/>
          </w:tcPr>
          <w:p w:rsidR="00B01F9F" w:rsidRPr="001416F3" w:rsidRDefault="00886E3A">
            <w:pPr>
              <w:spacing w:after="40" w:line="240" w:lineRule="auto"/>
              <w:jc w:val="left"/>
              <w:rPr>
                <w:lang w:val="fr-FR"/>
              </w:rPr>
            </w:pPr>
            <w:r>
              <w:rPr>
                <w:sz w:val="20"/>
                <w:lang w:val="fr-FR"/>
              </w:rPr>
              <w:t>Court terme</w:t>
            </w:r>
          </w:p>
        </w:tc>
        <w:tc>
          <w:tcPr>
            <w:tcW w:w="2268" w:type="dxa"/>
          </w:tcPr>
          <w:p w:rsidR="00B01F9F" w:rsidRPr="001416F3" w:rsidRDefault="00886E3A">
            <w:pPr>
              <w:spacing w:after="40" w:line="240" w:lineRule="auto"/>
              <w:jc w:val="left"/>
              <w:rPr>
                <w:lang w:val="fr-FR"/>
              </w:rPr>
            </w:pPr>
            <w:r>
              <w:rPr>
                <w:sz w:val="20"/>
                <w:lang w:val="fr-FR"/>
              </w:rPr>
              <w:t>Autocensure, asymétrie d'information</w:t>
            </w:r>
          </w:p>
        </w:tc>
        <w:tc>
          <w:tcPr>
            <w:tcW w:w="2267" w:type="dxa"/>
          </w:tcPr>
          <w:p w:rsidR="00B01F9F" w:rsidRPr="001416F3" w:rsidRDefault="00886E3A">
            <w:pPr>
              <w:spacing w:after="40" w:line="240" w:lineRule="auto"/>
              <w:jc w:val="left"/>
              <w:rPr>
                <w:lang w:val="fr-FR"/>
              </w:rPr>
            </w:pPr>
            <w:r>
              <w:rPr>
                <w:sz w:val="20"/>
                <w:lang w:val="fr-FR"/>
              </w:rPr>
              <w:t>Taux de participation, suites données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4. Outils de débiaisage</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Confirmation, escalade, attribution</w:t>
            </w:r>
          </w:p>
        </w:tc>
        <w:tc>
          <w:tcPr>
            <w:tcW w:w="2267" w:type="dxa"/>
          </w:tcPr>
          <w:p w:rsidR="00B01F9F" w:rsidRPr="001416F3" w:rsidRDefault="00886E3A">
            <w:pPr>
              <w:spacing w:after="40" w:line="240" w:lineRule="auto"/>
              <w:jc w:val="left"/>
              <w:rPr>
                <w:lang w:val="fr-FR"/>
              </w:rPr>
            </w:pPr>
            <w:r>
              <w:rPr>
                <w:sz w:val="20"/>
                <w:lang w:val="fr-FR"/>
              </w:rPr>
              <w:t>Procédure appliquée aux décisions sensibles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5. Délégation RH outillée</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Rôle paradoxal des cadres, relais sans mandat</w:t>
            </w:r>
          </w:p>
        </w:tc>
        <w:tc>
          <w:tcPr>
            <w:tcW w:w="2267" w:type="dxa"/>
          </w:tcPr>
          <w:p w:rsidR="00B01F9F" w:rsidRPr="001416F3" w:rsidRDefault="00886E3A">
            <w:pPr>
              <w:spacing w:after="40" w:line="240" w:lineRule="auto"/>
              <w:jc w:val="left"/>
              <w:rPr>
                <w:lang w:val="fr-FR"/>
              </w:rPr>
            </w:pPr>
            <w:r>
              <w:rPr>
                <w:sz w:val="20"/>
                <w:lang w:val="fr-FR"/>
              </w:rPr>
              <w:t>Formation réalisée, délais contractuels respectés</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6. Débriefing</w:t>
            </w:r>
          </w:p>
        </w:tc>
        <w:tc>
          <w:tcPr>
            <w:tcW w:w="2268" w:type="dxa"/>
          </w:tcPr>
          <w:p w:rsidR="00B01F9F" w:rsidRPr="001416F3" w:rsidRDefault="00886E3A">
            <w:pPr>
              <w:spacing w:after="40" w:line="240" w:lineRule="auto"/>
              <w:jc w:val="left"/>
              <w:rPr>
                <w:lang w:val="fr-FR"/>
              </w:rPr>
            </w:pPr>
            <w:r>
              <w:rPr>
                <w:sz w:val="20"/>
                <w:lang w:val="fr-FR"/>
              </w:rPr>
              <w:t>Moyen terme</w:t>
            </w:r>
          </w:p>
        </w:tc>
        <w:tc>
          <w:tcPr>
            <w:tcW w:w="2268" w:type="dxa"/>
          </w:tcPr>
          <w:p w:rsidR="00B01F9F" w:rsidRPr="001416F3" w:rsidRDefault="00886E3A">
            <w:pPr>
              <w:spacing w:after="40" w:line="240" w:lineRule="auto"/>
              <w:jc w:val="left"/>
              <w:rPr>
                <w:lang w:val="fr-FR"/>
              </w:rPr>
            </w:pPr>
            <w:r>
              <w:rPr>
                <w:sz w:val="20"/>
                <w:lang w:val="fr-FR"/>
              </w:rPr>
              <w:t>Santé psychique, rétention</w:t>
            </w:r>
          </w:p>
        </w:tc>
        <w:tc>
          <w:tcPr>
            <w:tcW w:w="2267" w:type="dxa"/>
          </w:tcPr>
          <w:p w:rsidR="00B01F9F" w:rsidRPr="001416F3" w:rsidRDefault="00886E3A">
            <w:pPr>
              <w:spacing w:after="40" w:line="240" w:lineRule="auto"/>
              <w:jc w:val="left"/>
              <w:rPr>
                <w:lang w:val="fr-FR"/>
              </w:rPr>
            </w:pPr>
            <w:r>
              <w:rPr>
                <w:sz w:val="20"/>
                <w:lang w:val="fr-FR"/>
              </w:rPr>
              <w:t>Fréquence des séances, absentéisme</w:t>
            </w:r>
          </w:p>
        </w:tc>
      </w:tr>
      <w:tr w:rsidR="00B01F9F" w:rsidRPr="001416F3">
        <w:trPr>
          <w:cantSplit/>
          <w:jc w:val="center"/>
        </w:trPr>
        <w:tc>
          <w:tcPr>
            <w:tcW w:w="2268" w:type="dxa"/>
          </w:tcPr>
          <w:p w:rsidR="00B01F9F" w:rsidRPr="001416F3" w:rsidRDefault="00886E3A">
            <w:pPr>
              <w:spacing w:after="40" w:line="240" w:lineRule="auto"/>
              <w:jc w:val="left"/>
              <w:rPr>
                <w:lang w:val="fr-FR"/>
              </w:rPr>
            </w:pPr>
            <w:r>
              <w:rPr>
                <w:sz w:val="20"/>
                <w:lang w:val="fr-FR"/>
              </w:rPr>
              <w:t>7. Évaluation externe</w:t>
            </w:r>
          </w:p>
        </w:tc>
        <w:tc>
          <w:tcPr>
            <w:tcW w:w="2268" w:type="dxa"/>
          </w:tcPr>
          <w:p w:rsidR="00B01F9F" w:rsidRPr="001416F3" w:rsidRDefault="00886E3A">
            <w:pPr>
              <w:spacing w:after="40" w:line="240" w:lineRule="auto"/>
              <w:jc w:val="left"/>
              <w:rPr>
                <w:lang w:val="fr-FR"/>
              </w:rPr>
            </w:pPr>
            <w:r>
              <w:rPr>
                <w:sz w:val="20"/>
                <w:lang w:val="fr-FR"/>
              </w:rPr>
              <w:t>12 mois</w:t>
            </w:r>
          </w:p>
        </w:tc>
        <w:tc>
          <w:tcPr>
            <w:tcW w:w="2268" w:type="dxa"/>
          </w:tcPr>
          <w:p w:rsidR="00B01F9F" w:rsidRPr="001416F3" w:rsidRDefault="00886E3A">
            <w:pPr>
              <w:spacing w:after="40" w:line="240" w:lineRule="auto"/>
              <w:jc w:val="left"/>
              <w:rPr>
                <w:lang w:val="fr-FR"/>
              </w:rPr>
            </w:pPr>
            <w:r>
              <w:rPr>
                <w:sz w:val="20"/>
                <w:lang w:val="fr-FR"/>
              </w:rPr>
              <w:t>Apprentissage organisationnel</w:t>
            </w:r>
          </w:p>
        </w:tc>
        <w:tc>
          <w:tcPr>
            <w:tcW w:w="2267" w:type="dxa"/>
          </w:tcPr>
          <w:p w:rsidR="00B01F9F" w:rsidRPr="001416F3" w:rsidRDefault="00886E3A">
            <w:pPr>
              <w:spacing w:after="40" w:line="240" w:lineRule="auto"/>
              <w:jc w:val="left"/>
              <w:rPr>
                <w:lang w:val="fr-FR"/>
              </w:rPr>
            </w:pPr>
            <w:r>
              <w:rPr>
                <w:sz w:val="20"/>
                <w:lang w:val="fr-FR"/>
              </w:rPr>
              <w:t>Rapport restitué aux équipes</w:t>
            </w:r>
          </w:p>
        </w:tc>
      </w:tr>
    </w:tbl>
    <w:p w:rsidR="00B01F9F" w:rsidRPr="001416F3" w:rsidRDefault="00B01F9F">
      <w:pPr>
        <w:spacing w:after="0"/>
        <w:rPr>
          <w:lang w:val="fr-FR"/>
        </w:rPr>
      </w:pPr>
    </w:p>
    <w:sectPr w:rsidR="00B01F9F" w:rsidRPr="001416F3">
      <w:headerReference w:type="default" r:id="rId10"/>
      <w:footerReference w:type="default" r:id="rId11"/>
      <w:headerReference w:type="first" r:id="rId12"/>
      <w:footerReference w:type="first" r:id="rId13"/>
      <w:pgSz w:w="11906" w:h="16838"/>
      <w:pgMar w:top="1417" w:right="1417" w:bottom="1417" w:left="1417" w:header="720" w:footer="720" w:gutter="0"/>
      <w:cols w:space="720"/>
      <w:formProt w:val="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359EE" w:rsidRDefault="000359EE">
      <w:pPr>
        <w:spacing w:after="0" w:line="240" w:lineRule="auto"/>
      </w:pPr>
      <w:r>
        <w:separator/>
      </w:r>
    </w:p>
  </w:endnote>
  <w:endnote w:type="continuationSeparator" w:id="0">
    <w:p w:rsidR="000359EE" w:rsidRDefault="000359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pPr>
      <w:pStyle w:val="Pieddepage"/>
      <w:jc w:val="center"/>
    </w:pPr>
    <w:r>
      <w:fldChar w:fldCharType="begin"/>
    </w:r>
    <w:r>
      <w:instrText xml:space="preserve"> PAGE </w:instrText>
    </w:r>
    <w:r>
      <w:fldChar w:fldCharType="separate"/>
    </w:r>
    <w:r w:rsidR="000A0483">
      <w:rPr>
        <w:noProof/>
      </w:rP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359EE" w:rsidRDefault="000359EE">
      <w:pPr>
        <w:spacing w:after="0" w:line="240" w:lineRule="auto"/>
      </w:pPr>
      <w:r>
        <w:separator/>
      </w:r>
    </w:p>
  </w:footnote>
  <w:footnote w:type="continuationSeparator" w:id="0">
    <w:p w:rsidR="000359EE" w:rsidRDefault="000359E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Pr="001416F3" w:rsidRDefault="001D2A45">
    <w:pPr>
      <w:pStyle w:val="En-tte"/>
      <w:jc w:val="right"/>
      <w:rPr>
        <w:lang w:val="fr-FR"/>
      </w:rPr>
    </w:pPr>
    <w:r w:rsidRPr="001416F3">
      <w:rPr>
        <w:i/>
        <w:sz w:val="18"/>
        <w:lang w:val="fr-FR"/>
      </w:rPr>
      <w:t>Orchestration stratégique RH – Zargui-Naji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D2A45" w:rsidRDefault="001D2A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FF023F1"/>
    <w:multiLevelType w:val="multilevel"/>
    <w:tmpl w:val="20C69A2A"/>
    <w:lvl w:ilvl="0">
      <w:start w:val="1"/>
      <w:numFmt w:val="bullet"/>
      <w:pStyle w:val="Listepuces2"/>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42667218"/>
    <w:multiLevelType w:val="multilevel"/>
    <w:tmpl w:val="A32AFA9C"/>
    <w:lvl w:ilvl="0">
      <w:start w:val="1"/>
      <w:numFmt w:val="decimal"/>
      <w:pStyle w:val="Listenumros"/>
      <w:lvlText w:val="%1."/>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443B5E18"/>
    <w:multiLevelType w:val="multilevel"/>
    <w:tmpl w:val="120A506E"/>
    <w:lvl w:ilvl="0">
      <w:start w:val="1"/>
      <w:numFmt w:val="bullet"/>
      <w:pStyle w:val="Listepuces"/>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5CD23FDE"/>
    <w:multiLevelType w:val="multilevel"/>
    <w:tmpl w:val="AE1E3632"/>
    <w:lvl w:ilvl="0">
      <w:start w:val="1"/>
      <w:numFmt w:val="bullet"/>
      <w:pStyle w:val="Listepuces3"/>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61DD2FB2"/>
    <w:multiLevelType w:val="multilevel"/>
    <w:tmpl w:val="DD0A51B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7387502D"/>
    <w:multiLevelType w:val="multilevel"/>
    <w:tmpl w:val="1BD2ADB0"/>
    <w:lvl w:ilvl="0">
      <w:start w:val="1"/>
      <w:numFmt w:val="decimal"/>
      <w:pStyle w:val="Listenumros2"/>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76BC56DA"/>
    <w:multiLevelType w:val="multilevel"/>
    <w:tmpl w:val="7050389A"/>
    <w:lvl w:ilvl="0">
      <w:start w:val="1"/>
      <w:numFmt w:val="decimal"/>
      <w:pStyle w:val="Listenumros3"/>
      <w:lvlText w:val="%1."/>
      <w:lvlJc w:val="left"/>
      <w:pPr>
        <w:tabs>
          <w:tab w:val="num" w:pos="1080"/>
        </w:tabs>
        <w:ind w:left="108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0"/>
  </w:num>
  <w:num w:numId="3">
    <w:abstractNumId w:val="3"/>
  </w:num>
  <w:num w:numId="4">
    <w:abstractNumId w:val="1"/>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1"/>
  <w:defaultTabStop w:val="720"/>
  <w:autoHyphenation/>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1F9F"/>
    <w:rsid w:val="000359EE"/>
    <w:rsid w:val="00041651"/>
    <w:rsid w:val="000A0483"/>
    <w:rsid w:val="000D31FA"/>
    <w:rsid w:val="000E7BF1"/>
    <w:rsid w:val="00102852"/>
    <w:rsid w:val="001416F3"/>
    <w:rsid w:val="001709ED"/>
    <w:rsid w:val="001D2A45"/>
    <w:rsid w:val="001E7FC5"/>
    <w:rsid w:val="002843C6"/>
    <w:rsid w:val="00296241"/>
    <w:rsid w:val="002A17EC"/>
    <w:rsid w:val="00300B29"/>
    <w:rsid w:val="004A5C90"/>
    <w:rsid w:val="004C305D"/>
    <w:rsid w:val="004D3CED"/>
    <w:rsid w:val="004F5FD6"/>
    <w:rsid w:val="005B4ED2"/>
    <w:rsid w:val="006219C3"/>
    <w:rsid w:val="00645542"/>
    <w:rsid w:val="00796165"/>
    <w:rsid w:val="00837928"/>
    <w:rsid w:val="0084738A"/>
    <w:rsid w:val="00886E3A"/>
    <w:rsid w:val="009F69CD"/>
    <w:rsid w:val="00AB5C0B"/>
    <w:rsid w:val="00B01F9F"/>
    <w:rsid w:val="00B72B4E"/>
    <w:rsid w:val="00BB0760"/>
    <w:rsid w:val="00BC57EC"/>
    <w:rsid w:val="00CF3E23"/>
    <w:rsid w:val="00D01B87"/>
    <w:rsid w:val="00DC0718"/>
    <w:rsid w:val="00E23ACA"/>
    <w:rsid w:val="00EC0355"/>
    <w:rsid w:val="00F92478"/>
  </w:rsids>
  <m:mathPr>
    <m:mathFont m:val="Cambria Math"/>
    <m:brkBin m:val="before"/>
    <m:brkBinSub m:val="--"/>
    <m:smallFrac m:val="0"/>
    <m:dispDef/>
    <m:lMargin m:val="0"/>
    <m:rMargin m:val="0"/>
    <m:defJc m:val="centerGroup"/>
    <m:wrapIndent m:val="1440"/>
    <m:intLim m:val="subSup"/>
    <m:naryLim m:val="undOvr"/>
  </m:mathPr>
  <w:themeFontLang w:val="en-US" w:eastAsia="ja-JP"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874B9BF-80A5-4854-9168-E9DFE72A1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276" w:lineRule="auto"/>
      <w:jc w:val="both"/>
    </w:pPr>
    <w:rPr>
      <w:rFonts w:ascii="Times New Roman" w:eastAsia="Times New Roman" w:hAnsi="Times New Roman"/>
      <w:sz w:val="24"/>
    </w:rPr>
  </w:style>
  <w:style w:type="paragraph" w:styleId="Titre1">
    <w:name w:val="heading 1"/>
    <w:basedOn w:val="Normal"/>
    <w:next w:val="Normal"/>
    <w:link w:val="Titre1Car"/>
    <w:uiPriority w:val="9"/>
    <w:qFormat/>
    <w:rsid w:val="00FC693F"/>
    <w:pPr>
      <w:keepNext/>
      <w:keepLines/>
      <w:spacing w:before="280" w:after="80"/>
      <w:jc w:val="left"/>
      <w:outlineLvl w:val="0"/>
    </w:pPr>
    <w:rPr>
      <w:b/>
      <w:bCs/>
      <w:color w:val="1F3A5F"/>
      <w:sz w:val="28"/>
      <w:szCs w:val="28"/>
    </w:rPr>
  </w:style>
  <w:style w:type="paragraph" w:styleId="Titre2">
    <w:name w:val="heading 2"/>
    <w:basedOn w:val="Normal"/>
    <w:next w:val="Normal"/>
    <w:link w:val="Titre2Car"/>
    <w:uiPriority w:val="9"/>
    <w:unhideWhenUsed/>
    <w:qFormat/>
    <w:rsid w:val="00FC693F"/>
    <w:pPr>
      <w:keepNext/>
      <w:keepLines/>
      <w:spacing w:before="180" w:after="80"/>
      <w:jc w:val="left"/>
      <w:outlineLvl w:val="1"/>
    </w:pPr>
    <w:rPr>
      <w:b/>
      <w:bCs/>
      <w:color w:val="1F3A5F"/>
      <w:sz w:val="25"/>
      <w:szCs w:val="26"/>
    </w:rPr>
  </w:style>
  <w:style w:type="paragraph" w:styleId="Titre3">
    <w:name w:val="heading 3"/>
    <w:basedOn w:val="Normal"/>
    <w:next w:val="Normal"/>
    <w:link w:val="Titre3Car"/>
    <w:uiPriority w:val="9"/>
    <w:unhideWhenUsed/>
    <w:qFormat/>
    <w:rsid w:val="00FC693F"/>
    <w:pPr>
      <w:keepNext/>
      <w:keepLines/>
      <w:spacing w:before="180" w:after="80"/>
      <w:jc w:val="left"/>
      <w:outlineLvl w:val="2"/>
    </w:pPr>
    <w:rPr>
      <w:b/>
      <w:bCs/>
      <w:color w:val="1F3A5F"/>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En-tteCar">
    <w:name w:val="En-tête Car"/>
    <w:basedOn w:val="Policepardfaut"/>
    <w:link w:val="En-tte"/>
    <w:uiPriority w:val="99"/>
    <w:qFormat/>
    <w:rsid w:val="00E618BF"/>
  </w:style>
  <w:style w:type="character" w:customStyle="1" w:styleId="PieddepageCar">
    <w:name w:val="Pied de page Car"/>
    <w:basedOn w:val="Policepardfaut"/>
    <w:link w:val="Pieddepage"/>
    <w:uiPriority w:val="99"/>
    <w:qFormat/>
    <w:rsid w:val="00E618BF"/>
  </w:style>
  <w:style w:type="character" w:customStyle="1" w:styleId="Titre1Car">
    <w:name w:val="Titre 1 Car"/>
    <w:basedOn w:val="Policepardfaut"/>
    <w:link w:val="Titre1"/>
    <w:uiPriority w:val="9"/>
    <w:qFormat/>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qFormat/>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qFormat/>
    <w:rsid w:val="00FC693F"/>
    <w:rPr>
      <w:rFonts w:asciiTheme="majorHAnsi" w:eastAsiaTheme="majorEastAsia" w:hAnsiTheme="majorHAnsi" w:cstheme="majorBidi"/>
      <w:b/>
      <w:bCs/>
      <w:color w:val="4F81BD" w:themeColor="accent1"/>
    </w:rPr>
  </w:style>
  <w:style w:type="character" w:customStyle="1" w:styleId="TitreCar">
    <w:name w:val="Titre Car"/>
    <w:basedOn w:val="Policepardfaut"/>
    <w:link w:val="Titre"/>
    <w:uiPriority w:val="10"/>
    <w:qFormat/>
    <w:rsid w:val="00FC693F"/>
    <w:rPr>
      <w:rFonts w:asciiTheme="majorHAnsi" w:eastAsiaTheme="majorEastAsia" w:hAnsiTheme="majorHAnsi" w:cstheme="majorBidi"/>
      <w:color w:val="17365D" w:themeColor="text2" w:themeShade="BF"/>
      <w:spacing w:val="5"/>
      <w:kern w:val="2"/>
      <w:sz w:val="52"/>
      <w:szCs w:val="52"/>
    </w:rPr>
  </w:style>
  <w:style w:type="character" w:customStyle="1" w:styleId="Sous-titreCar">
    <w:name w:val="Sous-titre Car"/>
    <w:basedOn w:val="Policepardfaut"/>
    <w:link w:val="Sous-titre"/>
    <w:uiPriority w:val="11"/>
    <w:qFormat/>
    <w:rsid w:val="00FC693F"/>
    <w:rPr>
      <w:rFonts w:asciiTheme="majorHAnsi" w:eastAsiaTheme="majorEastAsia" w:hAnsiTheme="majorHAnsi" w:cstheme="majorBidi"/>
      <w:i/>
      <w:iCs/>
      <w:color w:val="4F81BD" w:themeColor="accent1"/>
      <w:spacing w:val="15"/>
      <w:sz w:val="24"/>
      <w:szCs w:val="24"/>
    </w:rPr>
  </w:style>
  <w:style w:type="character" w:customStyle="1" w:styleId="CorpsdetexteCar">
    <w:name w:val="Corps de texte Car"/>
    <w:basedOn w:val="Policepardfaut"/>
    <w:link w:val="Corpsdetexte"/>
    <w:uiPriority w:val="99"/>
    <w:qFormat/>
    <w:rsid w:val="00AA1D8D"/>
  </w:style>
  <w:style w:type="character" w:customStyle="1" w:styleId="Corpsdetexte2Car">
    <w:name w:val="Corps de texte 2 Car"/>
    <w:basedOn w:val="Policepardfaut"/>
    <w:link w:val="Corpsdetexte2"/>
    <w:uiPriority w:val="99"/>
    <w:qFormat/>
    <w:rsid w:val="00AA1D8D"/>
  </w:style>
  <w:style w:type="character" w:customStyle="1" w:styleId="Corpsdetexte3Car">
    <w:name w:val="Corps de texte 3 Car"/>
    <w:basedOn w:val="Policepardfaut"/>
    <w:link w:val="Corpsdetexte3"/>
    <w:uiPriority w:val="99"/>
    <w:qFormat/>
    <w:rsid w:val="00AA1D8D"/>
    <w:rPr>
      <w:sz w:val="16"/>
      <w:szCs w:val="16"/>
    </w:rPr>
  </w:style>
  <w:style w:type="character" w:customStyle="1" w:styleId="TextedemacroCar">
    <w:name w:val="Texte de macro Car"/>
    <w:basedOn w:val="Policepardfaut"/>
    <w:link w:val="Textedemacro"/>
    <w:uiPriority w:val="99"/>
    <w:qFormat/>
    <w:rsid w:val="0029639D"/>
    <w:rPr>
      <w:rFonts w:ascii="Courier" w:hAnsi="Courier"/>
      <w:sz w:val="20"/>
      <w:szCs w:val="20"/>
    </w:rPr>
  </w:style>
  <w:style w:type="character" w:customStyle="1" w:styleId="CitationCar">
    <w:name w:val="Citation Car"/>
    <w:basedOn w:val="Policepardfaut"/>
    <w:link w:val="Citation"/>
    <w:uiPriority w:val="29"/>
    <w:qFormat/>
    <w:rsid w:val="00FC693F"/>
    <w:rPr>
      <w:i/>
      <w:iCs/>
      <w:color w:val="000000" w:themeColor="text1"/>
    </w:rPr>
  </w:style>
  <w:style w:type="character" w:customStyle="1" w:styleId="Titre4Car">
    <w:name w:val="Titre 4 Car"/>
    <w:basedOn w:val="Policepardfaut"/>
    <w:link w:val="Titre4"/>
    <w:uiPriority w:val="9"/>
    <w:semiHidden/>
    <w:qFormat/>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qFormat/>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qFormat/>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qFormat/>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qFormat/>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qFormat/>
    <w:rsid w:val="00FC693F"/>
    <w:rPr>
      <w:rFonts w:asciiTheme="majorHAnsi" w:eastAsiaTheme="majorEastAsia" w:hAnsiTheme="majorHAnsi" w:cstheme="majorBidi"/>
      <w:i/>
      <w:iCs/>
      <w:color w:val="404040" w:themeColor="text1" w:themeTint="BF"/>
      <w:sz w:val="20"/>
      <w:szCs w:val="20"/>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character" w:customStyle="1" w:styleId="CitationintenseCar">
    <w:name w:val="Citation intense Car"/>
    <w:basedOn w:val="Policepardfaut"/>
    <w:link w:val="Citationintense"/>
    <w:uiPriority w:val="30"/>
    <w:qFormat/>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character" w:styleId="Lienhypertexte">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Corpsdetexte"/>
    <w:qFormat/>
    <w:pPr>
      <w:keepNext/>
      <w:spacing w:before="240"/>
    </w:pPr>
    <w:rPr>
      <w:rFonts w:ascii="Liberation Sans" w:eastAsia="WenQuanYi Zen Hei" w:hAnsi="Liberation Sans" w:cs="FreeSans"/>
      <w:sz w:val="28"/>
      <w:szCs w:val="28"/>
    </w:rPr>
  </w:style>
  <w:style w:type="paragraph" w:styleId="Corpsdetexte">
    <w:name w:val="Body Text"/>
    <w:basedOn w:val="Normal"/>
    <w:link w:val="CorpsdetexteCar"/>
    <w:uiPriority w:val="99"/>
    <w:unhideWhenUsed/>
    <w:rsid w:val="00AA1D8D"/>
  </w:style>
  <w:style w:type="paragraph" w:styleId="Liste">
    <w:name w:val="List"/>
    <w:basedOn w:val="Normal"/>
    <w:uiPriority w:val="99"/>
    <w:unhideWhenUsed/>
    <w:rsid w:val="00AA1D8D"/>
    <w:pPr>
      <w:ind w:left="360" w:hanging="360"/>
      <w:contextualSpacing/>
    </w:p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paragraph" w:customStyle="1" w:styleId="Index">
    <w:name w:val="Index"/>
    <w:basedOn w:val="Normal"/>
    <w:qFormat/>
    <w:pPr>
      <w:suppressLineNumbers/>
    </w:pPr>
    <w:rPr>
      <w:rFonts w:cs="FreeSans"/>
    </w:rPr>
  </w:style>
  <w:style w:type="paragraph" w:customStyle="1" w:styleId="HeaderandFooter">
    <w:name w:val="Header and Footer"/>
    <w:basedOn w:val="Normal"/>
    <w:qFormat/>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paragraph" w:styleId="Sansinterligne">
    <w:name w:val="No Spacing"/>
    <w:uiPriority w:val="1"/>
    <w:qFormat/>
    <w:rsid w:val="00FC693F"/>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
      <w:sz w:val="52"/>
      <w:szCs w:val="52"/>
    </w:rPr>
  </w:style>
  <w:style w:type="paragraph" w:styleId="Sous-titre">
    <w:name w:val="Subtitle"/>
    <w:basedOn w:val="Normal"/>
    <w:next w:val="Normal"/>
    <w:link w:val="Sous-titreCar"/>
    <w:uiPriority w:val="11"/>
    <w:qFormat/>
    <w:rsid w:val="00FC693F"/>
    <w:rPr>
      <w:rFonts w:asciiTheme="majorHAnsi" w:eastAsiaTheme="majorEastAsia" w:hAnsiTheme="majorHAnsi" w:cstheme="majorBidi"/>
      <w:i/>
      <w:iCs/>
      <w:color w:val="4F81BD" w:themeColor="accent1"/>
      <w:spacing w:val="15"/>
      <w:szCs w:val="24"/>
    </w:rPr>
  </w:style>
  <w:style w:type="paragraph" w:styleId="Paragraphedeliste">
    <w:name w:val="List Paragraph"/>
    <w:basedOn w:val="Normal"/>
    <w:uiPriority w:val="34"/>
    <w:qFormat/>
    <w:rsid w:val="00FC693F"/>
    <w:pPr>
      <w:ind w:left="720"/>
      <w:contextualSpacing/>
    </w:pPr>
  </w:style>
  <w:style w:type="paragraph" w:styleId="Corpsdetexte2">
    <w:name w:val="Body Text 2"/>
    <w:basedOn w:val="Normal"/>
    <w:link w:val="Corpsdetexte2Car"/>
    <w:uiPriority w:val="99"/>
    <w:unhideWhenUsed/>
    <w:qFormat/>
    <w:rsid w:val="00AA1D8D"/>
    <w:pPr>
      <w:spacing w:line="480" w:lineRule="auto"/>
    </w:pPr>
  </w:style>
  <w:style w:type="paragraph" w:styleId="Corpsdetexte3">
    <w:name w:val="Body Text 3"/>
    <w:basedOn w:val="Normal"/>
    <w:link w:val="Corpsdetexte3Car"/>
    <w:uiPriority w:val="99"/>
    <w:unhideWhenUsed/>
    <w:qFormat/>
    <w:rsid w:val="00AA1D8D"/>
    <w:rPr>
      <w:sz w:val="16"/>
      <w:szCs w:val="16"/>
    </w:rPr>
  </w:style>
  <w:style w:type="paragraph" w:styleId="Liste2">
    <w:name w:val="List 2"/>
    <w:basedOn w:val="Normal"/>
    <w:uiPriority w:val="99"/>
    <w:unhideWhenUsed/>
    <w:qFormat/>
    <w:rsid w:val="00326F90"/>
    <w:pPr>
      <w:ind w:left="720" w:hanging="360"/>
      <w:contextualSpacing/>
    </w:pPr>
  </w:style>
  <w:style w:type="paragraph" w:styleId="Liste3">
    <w:name w:val="List 3"/>
    <w:basedOn w:val="Normal"/>
    <w:uiPriority w:val="99"/>
    <w:unhideWhenUsed/>
    <w:qFormat/>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qFormat/>
    <w:rsid w:val="0029639D"/>
    <w:pPr>
      <w:tabs>
        <w:tab w:val="left" w:pos="576"/>
        <w:tab w:val="left" w:pos="1152"/>
        <w:tab w:val="left" w:pos="1728"/>
        <w:tab w:val="left" w:pos="2304"/>
        <w:tab w:val="left" w:pos="2880"/>
        <w:tab w:val="left" w:pos="3456"/>
        <w:tab w:val="left" w:pos="4032"/>
      </w:tabs>
      <w:spacing w:after="200" w:line="276" w:lineRule="auto"/>
    </w:pPr>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paragraph" w:styleId="Titreindex">
    <w:name w:val="index heading"/>
    <w:basedOn w:val="Heading"/>
  </w:style>
  <w:style w:type="paragraph" w:styleId="En-ttedetabledesmatires">
    <w:name w:val="TOC Heading"/>
    <w:basedOn w:val="Titre1"/>
    <w:next w:val="Normal"/>
    <w:uiPriority w:val="39"/>
    <w:unhideWhenUsed/>
    <w:qFormat/>
    <w:rsid w:val="00FC693F"/>
    <w:pPr>
      <w:outlineLvl w:val="9"/>
    </w:pPr>
  </w:style>
  <w:style w:type="paragraph" w:styleId="TM1">
    <w:name w:val="toc 1"/>
    <w:basedOn w:val="Index"/>
    <w:uiPriority w:val="39"/>
    <w:pPr>
      <w:tabs>
        <w:tab w:val="right" w:leader="dot" w:pos="9072"/>
      </w:tabs>
      <w:spacing w:after="34" w:line="240" w:lineRule="auto"/>
    </w:pPr>
    <w:rPr>
      <w:b/>
      <w:sz w:val="22"/>
    </w:rPr>
  </w:style>
  <w:style w:type="paragraph" w:styleId="TM2">
    <w:name w:val="toc 2"/>
    <w:basedOn w:val="Index"/>
    <w:uiPriority w:val="39"/>
    <w:pPr>
      <w:tabs>
        <w:tab w:val="right" w:leader="dot" w:pos="8789"/>
      </w:tabs>
      <w:spacing w:after="0" w:line="240" w:lineRule="auto"/>
      <w:ind w:left="283"/>
    </w:pPr>
    <w:rPr>
      <w:sz w:val="22"/>
    </w:r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000000" w:themeColor="text1"/>
          <w:left w:val="single" w:sz="8" w:space="0" w:color="000000" w:themeColor="text1"/>
          <w:bottom w:val="single" w:sz="8" w:space="0" w:color="000000" w:themeColor="text1"/>
          <w:right w:val="single" w:sz="8" w:space="0" w:color="000000" w:themeColor="text1"/>
          <w:insideH w:val="nil"/>
          <w:insideV w:val="nil"/>
        </w:tcBorders>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000000" w:themeColor="text1"/>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4F81BD" w:themeColor="accent1"/>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0504D" w:themeColor="accent2"/>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9BBB59" w:themeColor="accent3"/>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8064A2" w:themeColor="accent4"/>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4BACC6" w:themeColor="accent5"/>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79646" w:themeColor="accent6"/>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4F81BD" w:themeColor="accent1"/>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C0504D" w:themeColor="accent2"/>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9BBB59" w:themeColor="accent3"/>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8064A2" w:themeColor="accent4"/>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4BACC6" w:themeColor="accent5"/>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F79646" w:themeColor="accent6"/>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3">
    <w:name w:val="toc 3"/>
    <w:basedOn w:val="Normal"/>
    <w:next w:val="Normal"/>
    <w:autoRedefine/>
    <w:uiPriority w:val="39"/>
    <w:unhideWhenUsed/>
    <w:rsid w:val="005B4ED2"/>
    <w:pPr>
      <w:suppressAutoHyphens w:val="0"/>
      <w:spacing w:after="100" w:line="259" w:lineRule="auto"/>
      <w:ind w:left="440"/>
      <w:jc w:val="left"/>
    </w:pPr>
    <w:rPr>
      <w:rFonts w:asciiTheme="minorHAnsi" w:eastAsiaTheme="minorEastAsia" w:hAnsiTheme="minorHAnsi" w:cs="Times New Roman"/>
      <w:sz w:val="22"/>
      <w:lang w:val="fr-FR" w:eastAsia="fr-FR"/>
    </w:rPr>
  </w:style>
  <w:style w:type="character" w:styleId="Lienhypertextesuivivisit">
    <w:name w:val="FollowedHyperlink"/>
    <w:basedOn w:val="Policepardfaut"/>
    <w:uiPriority w:val="99"/>
    <w:semiHidden/>
    <w:unhideWhenUsed/>
    <w:rsid w:val="0084738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glossaryDocument" Target="glossary/document.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claude.ai/code/session_01BMtPhiCmF4fJJwSAqbwbtJ" TargetMode="External"/><Relationship Id="rId1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Liberation Sans">
    <w:altName w:val="Arial"/>
    <w:charset w:val="01"/>
    <w:family w:val="swiss"/>
    <w:pitch w:val="variable"/>
  </w:font>
  <w:font w:name="WenQuanYi Zen Hei">
    <w:panose1 w:val="00000000000000000000"/>
    <w:charset w:val="00"/>
    <w:family w:val="roman"/>
    <w:notTrueType/>
    <w:pitch w:val="default"/>
  </w:font>
  <w:font w:name="FreeSans">
    <w:altName w:val="Times New Roman"/>
    <w:panose1 w:val="00000000000000000000"/>
    <w:charset w:val="00"/>
    <w:family w:val="roman"/>
    <w:notTrueType/>
    <w:pitch w:val="default"/>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70AB"/>
    <w:rsid w:val="00A170A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A745E23C9580429B9CAEA833A5B8D578">
    <w:name w:val="A745E23C9580429B9CAEA833A5B8D578"/>
    <w:rsid w:val="00A170AB"/>
  </w:style>
  <w:style w:type="paragraph" w:customStyle="1" w:styleId="B7F2158E89CF4324ABC4D27F1A8CD982">
    <w:name w:val="B7F2158E89CF4324ABC4D27F1A8CD982"/>
    <w:rsid w:val="00A170AB"/>
  </w:style>
  <w:style w:type="paragraph" w:customStyle="1" w:styleId="A5862ED06D2347888E8EEAB9282C270C">
    <w:name w:val="A5862ED06D2347888E8EEAB9282C270C"/>
    <w:rsid w:val="00A170A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4F802E-419F-41CC-B205-0ED746116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49</Pages>
  <Words>21819</Words>
  <Characters>120010</Characters>
  <Application>Microsoft Office Word</Application>
  <DocSecurity>0</DocSecurity>
  <Lines>1000</Lines>
  <Paragraphs>283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141546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dc:description>generated by python-docx</dc:description>
  <cp:lastModifiedBy>Azdine Naji</cp:lastModifiedBy>
  <cp:revision>2</cp:revision>
  <dcterms:created xsi:type="dcterms:W3CDTF">2026-09-28T01:39:00Z</dcterms:created>
  <dcterms:modified xsi:type="dcterms:W3CDTF">2026-09-28T01:39:00Z</dcterms:modified>
  <dc:language>en-US</dc:language>
</cp:coreProperties>
</file>